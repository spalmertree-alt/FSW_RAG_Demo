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4" w:type="dxa"/>
        <w:jc w:val="center"/>
        <w:tblLayout w:type="fixed"/>
        <w:tblLook w:val="0000" w:firstRow="0" w:lastRow="0" w:firstColumn="0" w:lastColumn="0" w:noHBand="0" w:noVBand="0"/>
      </w:tblPr>
      <w:tblGrid>
        <w:gridCol w:w="2061"/>
        <w:gridCol w:w="9"/>
        <w:gridCol w:w="8714"/>
      </w:tblGrid>
      <w:tr w:rsidR="00511519" w:rsidRPr="004439EE" w14:paraId="2EDCB9E4" w14:textId="77777777" w:rsidTr="5B67A607">
        <w:trPr>
          <w:trHeight w:val="360"/>
          <w:jc w:val="center"/>
        </w:trPr>
        <w:tc>
          <w:tcPr>
            <w:tcW w:w="10784" w:type="dxa"/>
            <w:gridSpan w:val="3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18451FAC" w14:textId="77777777" w:rsidR="00511519" w:rsidRPr="004439EE" w:rsidRDefault="003D3711" w:rsidP="00C71CAB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0A1E31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Knowledge Article</w:t>
            </w:r>
          </w:p>
        </w:tc>
      </w:tr>
      <w:tr w:rsidR="00C71CAB" w:rsidRPr="00805694" w14:paraId="73A64417" w14:textId="77777777" w:rsidTr="5B67A607">
        <w:trPr>
          <w:trHeight w:val="477"/>
          <w:jc w:val="center"/>
        </w:trPr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42057" w14:textId="47F1DF23" w:rsidR="00C71CAB" w:rsidRPr="00AA2B4B" w:rsidRDefault="00C71CAB" w:rsidP="00C71CAB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0A1E31">
              <w:rPr>
                <w:rFonts w:ascii="Arial" w:hAnsi="Arial" w:cs="Arial"/>
                <w:sz w:val="24"/>
                <w:szCs w:val="24"/>
                <w:highlight w:val="green"/>
              </w:rPr>
              <w:t>Title:</w:t>
            </w:r>
            <w:r w:rsidR="000A1E3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81F33" w:rsidRPr="00C81F33">
              <w:rPr>
                <w:rFonts w:ascii="Arial" w:hAnsi="Arial" w:cs="Arial"/>
                <w:sz w:val="24"/>
                <w:szCs w:val="24"/>
                <w:highlight w:val="cyan"/>
              </w:rPr>
              <w:t>Title Words</w:t>
            </w:r>
          </w:p>
        </w:tc>
        <w:tc>
          <w:tcPr>
            <w:tcW w:w="8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9281" w14:textId="50760F8E" w:rsidR="00C71CAB" w:rsidRPr="00C81F33" w:rsidRDefault="001354F0" w:rsidP="00F0711D">
            <w:pPr>
              <w:pStyle w:val="FieldText"/>
              <w:rPr>
                <w:rFonts w:cs="Arial"/>
                <w:sz w:val="24"/>
                <w:szCs w:val="24"/>
                <w:highlight w:val="cyan"/>
              </w:rPr>
            </w:pPr>
            <w:r w:rsidRPr="00C81F33">
              <w:rPr>
                <w:rFonts w:cs="Arial"/>
                <w:color w:val="333333"/>
                <w:sz w:val="24"/>
                <w:szCs w:val="24"/>
                <w:highlight w:val="cyan"/>
              </w:rPr>
              <w:t xml:space="preserve">CVN </w:t>
            </w:r>
            <w:r w:rsidR="00F0711D" w:rsidRPr="00C81F33">
              <w:rPr>
                <w:rFonts w:cs="Arial"/>
                <w:color w:val="333333"/>
                <w:sz w:val="24"/>
                <w:szCs w:val="24"/>
                <w:highlight w:val="cyan"/>
              </w:rPr>
              <w:t xml:space="preserve">FSE/FSW Equipment </w:t>
            </w:r>
            <w:r w:rsidRPr="00C81F33">
              <w:rPr>
                <w:rFonts w:cs="Arial"/>
                <w:color w:val="333333"/>
                <w:sz w:val="24"/>
                <w:szCs w:val="24"/>
                <w:highlight w:val="cyan"/>
              </w:rPr>
              <w:t>Failure</w:t>
            </w:r>
            <w:r w:rsidR="00F0711D" w:rsidRPr="00C81F33">
              <w:rPr>
                <w:rFonts w:cs="Arial"/>
                <w:color w:val="333333"/>
                <w:sz w:val="24"/>
                <w:szCs w:val="24"/>
                <w:highlight w:val="cyan"/>
              </w:rPr>
              <w:t xml:space="preserve"> Reporting</w:t>
            </w:r>
          </w:p>
        </w:tc>
      </w:tr>
      <w:tr w:rsidR="00D3767E" w:rsidRPr="00805694" w14:paraId="166A55AE" w14:textId="77777777" w:rsidTr="5B67A607">
        <w:trPr>
          <w:trHeight w:val="477"/>
          <w:jc w:val="center"/>
        </w:trPr>
        <w:tc>
          <w:tcPr>
            <w:tcW w:w="2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F0F68" w14:textId="1686C862" w:rsidR="00D3767E" w:rsidRPr="000A1E31" w:rsidRDefault="00D3767E" w:rsidP="00C71CAB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0A1E31">
              <w:rPr>
                <w:rFonts w:ascii="Arial" w:hAnsi="Arial" w:cs="Arial"/>
                <w:sz w:val="24"/>
                <w:szCs w:val="24"/>
                <w:highlight w:val="green"/>
              </w:rPr>
              <w:t>Category:</w:t>
            </w:r>
            <w:r w:rsidR="00C81F33">
              <w:rPr>
                <w:rFonts w:ascii="Arial" w:hAnsi="Arial" w:cs="Arial"/>
                <w:sz w:val="24"/>
                <w:szCs w:val="24"/>
                <w:highlight w:val="green"/>
              </w:rPr>
              <w:t xml:space="preserve"> </w:t>
            </w:r>
            <w:r w:rsidR="00C81F33" w:rsidRPr="00C81F33">
              <w:rPr>
                <w:rFonts w:ascii="Arial" w:hAnsi="Arial" w:cs="Arial"/>
                <w:sz w:val="24"/>
                <w:szCs w:val="24"/>
                <w:highlight w:val="cyan"/>
              </w:rPr>
              <w:t>Category Words</w:t>
            </w:r>
          </w:p>
        </w:tc>
        <w:tc>
          <w:tcPr>
            <w:tcW w:w="8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ED5BC" w14:textId="48EB8B18" w:rsidR="00D3767E" w:rsidRPr="000A1E31" w:rsidRDefault="00F0711D" w:rsidP="00C71CAB">
            <w:pPr>
              <w:pStyle w:val="FieldText"/>
              <w:rPr>
                <w:rFonts w:cs="Arial"/>
                <w:sz w:val="24"/>
                <w:szCs w:val="24"/>
                <w:highlight w:val="green"/>
              </w:rPr>
            </w:pPr>
            <w:r w:rsidRPr="000A1E31">
              <w:rPr>
                <w:rFonts w:cs="Arial"/>
                <w:sz w:val="24"/>
                <w:szCs w:val="24"/>
                <w:highlight w:val="green"/>
              </w:rPr>
              <w:t xml:space="preserve">FLANK SPEED </w:t>
            </w:r>
            <w:r w:rsidR="00217524" w:rsidRPr="000A1E31">
              <w:rPr>
                <w:rFonts w:cs="Arial"/>
                <w:sz w:val="24"/>
                <w:szCs w:val="24"/>
                <w:highlight w:val="green"/>
              </w:rPr>
              <w:t>EDGE (FSE)</w:t>
            </w:r>
            <w:r w:rsidR="00DB5FF2" w:rsidRPr="000A1E31">
              <w:rPr>
                <w:rFonts w:cs="Arial"/>
                <w:sz w:val="24"/>
                <w:szCs w:val="24"/>
                <w:highlight w:val="green"/>
              </w:rPr>
              <w:t xml:space="preserve"> / FLANK SPEED WIRELESS (FSW)</w:t>
            </w:r>
          </w:p>
        </w:tc>
      </w:tr>
      <w:tr w:rsidR="00C71CAB" w:rsidRPr="00805694" w14:paraId="418AFDD4" w14:textId="77777777" w:rsidTr="5B67A607">
        <w:trPr>
          <w:trHeight w:val="197"/>
          <w:jc w:val="center"/>
        </w:trPr>
        <w:tc>
          <w:tcPr>
            <w:tcW w:w="10784" w:type="dxa"/>
            <w:gridSpan w:val="3"/>
            <w:tcBorders>
              <w:top w:val="single" w:sz="4" w:space="0" w:color="auto"/>
            </w:tcBorders>
            <w:vAlign w:val="center"/>
          </w:tcPr>
          <w:p w14:paraId="0865B986" w14:textId="77777777" w:rsidR="00C71CAB" w:rsidRPr="00627D0B" w:rsidRDefault="00C71CAB" w:rsidP="00C71CAB">
            <w:pPr>
              <w:pStyle w:val="FieldText"/>
              <w:rPr>
                <w:rFonts w:cs="Arial"/>
                <w:sz w:val="20"/>
                <w:szCs w:val="20"/>
              </w:rPr>
            </w:pPr>
          </w:p>
        </w:tc>
      </w:tr>
    </w:tbl>
    <w:p w14:paraId="0C38980B" w14:textId="77777777" w:rsidR="00466984" w:rsidRDefault="00466984">
      <w:pPr>
        <w:rPr>
          <w:rStyle w:val="Emphasis"/>
          <w:i w:val="0"/>
        </w:rPr>
      </w:pPr>
    </w:p>
    <w:tbl>
      <w:tblPr>
        <w:tblW w:w="10784" w:type="dxa"/>
        <w:jc w:val="center"/>
        <w:tblLayout w:type="fixed"/>
        <w:tblLook w:val="0000" w:firstRow="0" w:lastRow="0" w:firstColumn="0" w:lastColumn="0" w:noHBand="0" w:noVBand="0"/>
      </w:tblPr>
      <w:tblGrid>
        <w:gridCol w:w="10784"/>
      </w:tblGrid>
      <w:tr w:rsidR="008A005E" w:rsidRPr="004439EE" w14:paraId="59523F34" w14:textId="77777777" w:rsidTr="150BF592">
        <w:trPr>
          <w:trHeight w:val="360"/>
          <w:jc w:val="center"/>
        </w:trPr>
        <w:tc>
          <w:tcPr>
            <w:tcW w:w="10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22D924B" w14:textId="77777777" w:rsidR="008A005E" w:rsidRPr="003E3ECB" w:rsidRDefault="003E3ECB" w:rsidP="003D3711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Notes to </w:t>
            </w:r>
            <w:r w:rsidR="003D3711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Agent</w:t>
            </w:r>
            <w:r w:rsidR="008A005E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 (</w:t>
            </w:r>
            <w:r w:rsidR="003D3711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Internal Use</w:t>
            </w:r>
            <w:r w:rsidR="008A005E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 Only)</w:t>
            </w:r>
          </w:p>
        </w:tc>
      </w:tr>
      <w:tr w:rsidR="008E12AE" w:rsidRPr="00AA2B4B" w14:paraId="6C45BF9A" w14:textId="77777777" w:rsidTr="00070BA6">
        <w:trPr>
          <w:trHeight w:val="6173"/>
          <w:jc w:val="center"/>
        </w:trPr>
        <w:tc>
          <w:tcPr>
            <w:tcW w:w="10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F6C6F" w14:textId="73680166" w:rsidR="00FC5DAA" w:rsidRPr="00C434E1" w:rsidRDefault="00FC5DAA" w:rsidP="00EA685F">
            <w:pPr>
              <w:pStyle w:val="paragraph"/>
              <w:spacing w:before="120" w:beforeAutospacing="0" w:after="120" w:afterAutospacing="0"/>
              <w:textAlignment w:val="baseline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C81F33">
              <w:rPr>
                <w:rStyle w:val="normaltextrun"/>
                <w:rFonts w:ascii="Arial" w:eastAsia="Arial" w:hAnsi="Arial" w:cs="Arial"/>
                <w:b/>
                <w:bCs/>
                <w:color w:val="333333"/>
                <w:sz w:val="20"/>
                <w:szCs w:val="20"/>
                <w:highlight w:val="green"/>
                <w:shd w:val="clear" w:color="auto" w:fill="FFFFFF"/>
              </w:rPr>
              <w:t>Overview</w:t>
            </w:r>
            <w:r w:rsidRPr="00C434E1">
              <w:rPr>
                <w:rStyle w:val="scxw162258201"/>
                <w:rFonts w:ascii="Arial" w:eastAsia="Arial" w:hAnsi="Arial" w:cs="Arial"/>
                <w:color w:val="333333"/>
                <w:sz w:val="20"/>
                <w:szCs w:val="20"/>
              </w:rPr>
              <w:t> </w:t>
            </w:r>
            <w:r w:rsidRPr="00C434E1">
              <w:rPr>
                <w:rFonts w:ascii="Arial" w:hAnsi="Arial" w:cs="Arial"/>
                <w:color w:val="333333"/>
                <w:sz w:val="20"/>
                <w:szCs w:val="20"/>
              </w:rPr>
              <w:br/>
            </w:r>
            <w:r w:rsidRPr="00C434E1">
              <w:rPr>
                <w:rStyle w:val="scxw162258201"/>
                <w:rFonts w:ascii="Arial" w:eastAsia="Arial" w:hAnsi="Arial" w:cs="Arial"/>
                <w:sz w:val="20"/>
                <w:szCs w:val="20"/>
              </w:rPr>
              <w:t> </w:t>
            </w:r>
            <w:r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>This knowledge article</w:t>
            </w:r>
            <w:r w:rsidR="000F5060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 is for </w:t>
            </w:r>
            <w:r w:rsidR="00697CCF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>u</w:t>
            </w:r>
            <w:r w:rsidR="000F5060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sers </w:t>
            </w:r>
            <w:r w:rsidR="00E93F12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needing to </w:t>
            </w:r>
            <w:r w:rsidR="00217524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>report</w:t>
            </w:r>
            <w:r w:rsidR="001F6616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 failure of an </w:t>
            </w:r>
            <w:r w:rsidR="00F665D2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FSE </w:t>
            </w:r>
            <w:r w:rsidR="001F6616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>component</w:t>
            </w:r>
            <w:r w:rsidR="006A4F5F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 </w:t>
            </w:r>
            <w:r w:rsidR="00697CCF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>associated with</w:t>
            </w:r>
            <w:r w:rsidR="5CF9A813"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  <w:shd w:val="clear" w:color="auto" w:fill="FFFFFF"/>
              </w:rPr>
              <w:t xml:space="preserve"> a </w:t>
            </w:r>
            <w:r w:rsidR="00E93F12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>FSW</w:t>
            </w:r>
            <w:r w:rsidR="006020AB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 xml:space="preserve"> </w:t>
            </w:r>
            <w:r w:rsidR="00002F52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>installation aboard a</w:t>
            </w:r>
            <w:r w:rsidR="00BD60BF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>n</w:t>
            </w:r>
            <w:r w:rsidR="00002F52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 xml:space="preserve"> </w:t>
            </w:r>
            <w:r w:rsidR="003411E9"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>Aircraft Carrier, Nuclear (CVN).</w:t>
            </w:r>
            <w:r w:rsidRPr="00C434E1">
              <w:rPr>
                <w:rStyle w:val="eop"/>
                <w:rFonts w:ascii="Arial" w:eastAsia="Arial" w:hAnsi="Arial" w:cs="Arial"/>
                <w:b/>
                <w:bCs/>
                <w:sz w:val="20"/>
                <w:szCs w:val="20"/>
              </w:rPr>
              <w:t> </w:t>
            </w:r>
          </w:p>
          <w:p w14:paraId="414FAE33" w14:textId="093A75FD" w:rsidR="00FC5DAA" w:rsidRPr="00C434E1" w:rsidRDefault="00FC5DAA" w:rsidP="004B4D19">
            <w:pPr>
              <w:pStyle w:val="paragraph"/>
              <w:shd w:val="clear" w:color="auto" w:fill="FFFFFF" w:themeFill="background1"/>
              <w:spacing w:before="120" w:beforeAutospacing="0" w:after="120" w:afterAutospacing="0"/>
              <w:textAlignment w:val="baseline"/>
              <w:rPr>
                <w:rStyle w:val="eop"/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C81F33">
              <w:rPr>
                <w:rStyle w:val="normaltextrun"/>
                <w:rFonts w:ascii="Arial" w:eastAsia="Arial" w:hAnsi="Arial" w:cs="Arial"/>
                <w:b/>
                <w:bCs/>
                <w:color w:val="333333"/>
                <w:sz w:val="20"/>
                <w:szCs w:val="20"/>
                <w:highlight w:val="green"/>
              </w:rPr>
              <w:t xml:space="preserve">Tier </w:t>
            </w:r>
            <w:r w:rsidR="00697CCF" w:rsidRPr="00C81F33">
              <w:rPr>
                <w:rStyle w:val="normaltextrun"/>
                <w:rFonts w:ascii="Arial" w:eastAsia="Arial" w:hAnsi="Arial" w:cs="Arial"/>
                <w:b/>
                <w:bCs/>
                <w:color w:val="333333"/>
                <w:sz w:val="20"/>
                <w:szCs w:val="20"/>
                <w:highlight w:val="green"/>
              </w:rPr>
              <w:t>I</w:t>
            </w:r>
            <w:r w:rsidRPr="00C81F33">
              <w:rPr>
                <w:rStyle w:val="normaltextrun"/>
                <w:rFonts w:ascii="Arial" w:eastAsia="Arial" w:hAnsi="Arial" w:cs="Arial"/>
                <w:b/>
                <w:bCs/>
                <w:color w:val="333333"/>
                <w:sz w:val="20"/>
                <w:szCs w:val="20"/>
                <w:highlight w:val="green"/>
              </w:rPr>
              <w:t xml:space="preserve"> Agent Action</w:t>
            </w:r>
            <w:r w:rsidRPr="00C434E1">
              <w:rPr>
                <w:rStyle w:val="scxw162258201"/>
                <w:rFonts w:ascii="Arial" w:eastAsia="Arial" w:hAnsi="Arial" w:cs="Arial"/>
                <w:color w:val="333333"/>
                <w:sz w:val="20"/>
                <w:szCs w:val="20"/>
              </w:rPr>
              <w:t> </w:t>
            </w:r>
            <w:r w:rsidRPr="00C434E1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</w:rPr>
              <w:t> </w:t>
            </w:r>
            <w:r w:rsidRPr="00C434E1">
              <w:rPr>
                <w:rStyle w:val="eop"/>
                <w:rFonts w:ascii="Arial" w:eastAsia="Arial" w:hAnsi="Arial" w:cs="Arial"/>
                <w:color w:val="333333"/>
                <w:sz w:val="20"/>
                <w:szCs w:val="20"/>
              </w:rPr>
              <w:t> </w:t>
            </w:r>
          </w:p>
          <w:p w14:paraId="3B1E97BF" w14:textId="77777777" w:rsidR="006336C6" w:rsidRPr="00C81F33" w:rsidRDefault="006336C6" w:rsidP="006336C6">
            <w:pPr>
              <w:pStyle w:val="paragraph"/>
              <w:shd w:val="clear" w:color="auto" w:fill="FFFFFF" w:themeFill="background1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</w:pPr>
            <w:r w:rsidRPr="00C81F33">
              <w:rPr>
                <w:rStyle w:val="eop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 xml:space="preserve">Document the following information prior to escalation. </w:t>
            </w:r>
          </w:p>
          <w:p w14:paraId="1FB04DB6" w14:textId="77777777" w:rsidR="006336C6" w:rsidRPr="00C81F33" w:rsidRDefault="006336C6" w:rsidP="006336C6">
            <w:pPr>
              <w:pStyle w:val="paragraph"/>
              <w:numPr>
                <w:ilvl w:val="0"/>
                <w:numId w:val="6"/>
              </w:numPr>
              <w:shd w:val="clear" w:color="auto" w:fill="FFFFFF" w:themeFill="background1"/>
              <w:tabs>
                <w:tab w:val="clear" w:pos="360"/>
              </w:tabs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0"/>
                <w:szCs w:val="20"/>
                <w:highlight w:val="green"/>
              </w:rPr>
            </w:pPr>
            <w:r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 xml:space="preserve">Location Data. </w:t>
            </w:r>
          </w:p>
          <w:p w14:paraId="49A1F1FE" w14:textId="77777777" w:rsidR="006336C6" w:rsidRPr="00C81F33" w:rsidRDefault="006336C6" w:rsidP="006336C6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Ship Class / Hull Number (Do not request any geographical information)</w:t>
            </w:r>
          </w:p>
          <w:p w14:paraId="64CD83EC" w14:textId="77777777" w:rsidR="006336C6" w:rsidRPr="00C434E1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Contact Information</w:t>
            </w:r>
            <w:r w:rsidRPr="4F2A0C9A">
              <w:rPr>
                <w:rFonts w:ascii="Arial" w:eastAsia="Arial" w:hAnsi="Arial" w:cs="Arial"/>
              </w:rPr>
              <w:t xml:space="preserve">. </w:t>
            </w:r>
          </w:p>
          <w:p w14:paraId="3B4AEF18" w14:textId="77777777" w:rsidR="006336C6" w:rsidRPr="00C81F33" w:rsidRDefault="006336C6" w:rsidP="006336C6">
            <w:pPr>
              <w:pStyle w:val="ListParagraph"/>
              <w:numPr>
                <w:ilvl w:val="0"/>
                <w:numId w:val="23"/>
              </w:numPr>
              <w:spacing w:line="257" w:lineRule="auto"/>
              <w:ind w:left="720"/>
              <w:rPr>
                <w:highlight w:val="cya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highlight w:val="cyan"/>
              </w:rPr>
              <w:t>Email and Phone (if available) for primary and secondary contacts.</w:t>
            </w:r>
          </w:p>
          <w:p w14:paraId="44C336F2" w14:textId="77777777" w:rsidR="006336C6" w:rsidRPr="00C81F33" w:rsidRDefault="006336C6" w:rsidP="006336C6">
            <w:pPr>
              <w:pStyle w:val="ListParagraph"/>
              <w:numPr>
                <w:ilvl w:val="0"/>
                <w:numId w:val="23"/>
              </w:numPr>
              <w:spacing w:line="257" w:lineRule="auto"/>
              <w:ind w:left="720"/>
              <w:rPr>
                <w:highlight w:val="cya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highlight w:val="cyan"/>
              </w:rPr>
              <w:t>Quarterdeck or Radio/ADP phone (if available).</w:t>
            </w:r>
          </w:p>
          <w:p w14:paraId="101FC9D8" w14:textId="77777777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 xml:space="preserve">System error details. </w:t>
            </w:r>
          </w:p>
          <w:p w14:paraId="2E8F1479" w14:textId="77777777" w:rsidR="006336C6" w:rsidRPr="00C81F33" w:rsidRDefault="006336C6" w:rsidP="006336C6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Provide affected product name category</w:t>
            </w:r>
          </w:p>
          <w:p w14:paraId="421137DB" w14:textId="59F9F387" w:rsidR="006336C6" w:rsidRPr="00C81F33" w:rsidRDefault="006336C6" w:rsidP="006336C6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Specific component nomenclature, serial and part number,</w:t>
            </w:r>
            <w:r w:rsidR="007264E7" w:rsidRPr="00C81F33">
              <w:rPr>
                <w:rFonts w:ascii="Arial" w:eastAsia="Arial" w:hAnsi="Arial" w:cs="Arial"/>
                <w:highlight w:val="cyan"/>
              </w:rPr>
              <w:t xml:space="preserve"> and rack location (</w:t>
            </w:r>
            <w:r w:rsidR="002013F4" w:rsidRPr="00C81F33">
              <w:rPr>
                <w:rFonts w:ascii="Arial" w:eastAsia="Arial" w:hAnsi="Arial" w:cs="Arial"/>
                <w:highlight w:val="cyan"/>
              </w:rPr>
              <w:t>“</w:t>
            </w:r>
            <w:r w:rsidR="007264E7" w:rsidRPr="00C81F33">
              <w:rPr>
                <w:rFonts w:ascii="Arial" w:eastAsia="Arial" w:hAnsi="Arial" w:cs="Arial"/>
                <w:highlight w:val="cyan"/>
              </w:rPr>
              <w:t>U</w:t>
            </w:r>
            <w:r w:rsidR="002013F4" w:rsidRPr="00C81F33">
              <w:rPr>
                <w:rFonts w:ascii="Arial" w:eastAsia="Arial" w:hAnsi="Arial" w:cs="Arial"/>
                <w:highlight w:val="cyan"/>
              </w:rPr>
              <w:t>”</w:t>
            </w:r>
            <w:r w:rsidR="007264E7" w:rsidRPr="00C81F33">
              <w:rPr>
                <w:rFonts w:ascii="Arial" w:eastAsia="Arial" w:hAnsi="Arial" w:cs="Arial"/>
                <w:highlight w:val="cyan"/>
              </w:rPr>
              <w:t xml:space="preserve"> Location)</w:t>
            </w:r>
            <w:r w:rsidRPr="00C81F33">
              <w:rPr>
                <w:rFonts w:ascii="Arial" w:eastAsia="Arial" w:hAnsi="Arial" w:cs="Arial"/>
                <w:highlight w:val="cyan"/>
              </w:rPr>
              <w:t xml:space="preserve"> </w:t>
            </w:r>
          </w:p>
          <w:p w14:paraId="2998947E" w14:textId="77777777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Incident Details.</w:t>
            </w:r>
          </w:p>
          <w:p w14:paraId="5D8567A2" w14:textId="77777777" w:rsidR="006336C6" w:rsidRPr="00C81F33" w:rsidRDefault="006336C6" w:rsidP="006336C6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highlight w:val="cyan"/>
              </w:rPr>
              <w:t>Detailed description of the error along with any actions taken prior to the error.</w:t>
            </w:r>
            <w:r w:rsidRPr="00C81F33">
              <w:rPr>
                <w:rFonts w:ascii="Arial" w:eastAsia="Arial" w:hAnsi="Arial" w:cs="Arial"/>
                <w:highlight w:val="cyan"/>
              </w:rPr>
              <w:t xml:space="preserve"> </w:t>
            </w:r>
          </w:p>
          <w:p w14:paraId="41FB4B22" w14:textId="77777777" w:rsidR="006336C6" w:rsidRPr="00C81F33" w:rsidRDefault="006336C6" w:rsidP="006336C6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highlight w:val="cya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highlight w:val="cyan"/>
              </w:rPr>
              <w:t>What symptoms were observed (system message, email alert, system inoperable, etc.)?</w:t>
            </w:r>
          </w:p>
          <w:p w14:paraId="607E20C8" w14:textId="77777777" w:rsidR="006336C6" w:rsidRPr="00C81F33" w:rsidRDefault="006336C6" w:rsidP="006336C6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highlight w:val="cya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sz w:val="19"/>
                <w:szCs w:val="19"/>
                <w:highlight w:val="cyan"/>
              </w:rPr>
              <w:t>Any documentation/KAs attempted following the error.</w:t>
            </w:r>
          </w:p>
          <w:p w14:paraId="61BC72CB" w14:textId="77777777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highlight w:val="green"/>
              </w:rPr>
            </w:pPr>
            <w:r w:rsidRPr="00C81F33">
              <w:rPr>
                <w:rFonts w:ascii="Arial" w:eastAsia="Arial" w:hAnsi="Arial" w:cs="Arial"/>
                <w:color w:val="000000" w:themeColor="text1"/>
                <w:highlight w:val="green"/>
              </w:rPr>
              <w:t>Any Error Messages or prompts encountered.</w:t>
            </w:r>
          </w:p>
          <w:p w14:paraId="158CC34B" w14:textId="77777777" w:rsidR="006336C6" w:rsidRPr="00C81F33" w:rsidRDefault="006336C6" w:rsidP="006336C6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All error messages or error codes encountered.</w:t>
            </w:r>
          </w:p>
          <w:p w14:paraId="542CDD27" w14:textId="1DFF2F4B" w:rsidR="006336C6" w:rsidRPr="00C81F33" w:rsidRDefault="007264E7" w:rsidP="006336C6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Any</w:t>
            </w:r>
            <w:r w:rsidR="006336C6" w:rsidRPr="00C81F33">
              <w:rPr>
                <w:rFonts w:ascii="Arial" w:eastAsia="Arial" w:hAnsi="Arial" w:cs="Arial"/>
                <w:highlight w:val="cyan"/>
              </w:rPr>
              <w:t xml:space="preserve"> relevant logs, screenshots, or documentation.</w:t>
            </w:r>
          </w:p>
          <w:p w14:paraId="582CF0E4" w14:textId="77777777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Any underlying or associated issues that may have contributed to the incident.</w:t>
            </w:r>
          </w:p>
          <w:p w14:paraId="4F223EDB" w14:textId="77777777" w:rsidR="006336C6" w:rsidRPr="00C81F33" w:rsidRDefault="006336C6" w:rsidP="006336C6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Environmental conditions (impactful climate, sea state, etc.)</w:t>
            </w:r>
          </w:p>
          <w:p w14:paraId="6FD24434" w14:textId="77777777" w:rsidR="006336C6" w:rsidRPr="00C81F33" w:rsidRDefault="006336C6" w:rsidP="006336C6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Physical conditions (power outages, hardware failures, etc.)</w:t>
            </w:r>
          </w:p>
          <w:p w14:paraId="708F6743" w14:textId="77777777" w:rsidR="006336C6" w:rsidRPr="00C81F33" w:rsidRDefault="006336C6" w:rsidP="006336C6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Operational conditions (software bugs, configuration issues, patches, etc.)</w:t>
            </w:r>
          </w:p>
          <w:p w14:paraId="48797697" w14:textId="06C2C847" w:rsidR="006336C6" w:rsidRPr="00C81F33" w:rsidRDefault="006336C6" w:rsidP="006336C6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 xml:space="preserve">Any immediate actions taken to </w:t>
            </w:r>
            <w:r w:rsidR="007264E7" w:rsidRPr="00C81F33">
              <w:rPr>
                <w:rFonts w:ascii="Arial" w:eastAsia="Arial" w:hAnsi="Arial" w:cs="Arial"/>
                <w:highlight w:val="cyan"/>
              </w:rPr>
              <w:t>address</w:t>
            </w:r>
            <w:r w:rsidRPr="00C81F33">
              <w:rPr>
                <w:rFonts w:ascii="Arial" w:eastAsia="Arial" w:hAnsi="Arial" w:cs="Arial"/>
                <w:highlight w:val="cyan"/>
              </w:rPr>
              <w:t xml:space="preserve"> the error.</w:t>
            </w:r>
          </w:p>
          <w:p w14:paraId="76C7656E" w14:textId="77777777" w:rsidR="006336C6" w:rsidRPr="00C81F33" w:rsidRDefault="006336C6" w:rsidP="006336C6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 xml:space="preserve">Associated documentation </w:t>
            </w:r>
          </w:p>
          <w:p w14:paraId="5A8B2059" w14:textId="4C44C27E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 xml:space="preserve">Any steps taken to </w:t>
            </w:r>
            <w:r w:rsidR="007264E7" w:rsidRPr="00C81F33">
              <w:rPr>
                <w:rFonts w:ascii="Arial" w:eastAsia="Arial" w:hAnsi="Arial" w:cs="Arial"/>
                <w:highlight w:val="green"/>
              </w:rPr>
              <w:t>address</w:t>
            </w:r>
            <w:r w:rsidRPr="00C81F33">
              <w:rPr>
                <w:rFonts w:ascii="Arial" w:eastAsia="Arial" w:hAnsi="Arial" w:cs="Arial"/>
                <w:highlight w:val="green"/>
              </w:rPr>
              <w:t xml:space="preserve"> the issue when it was encountered. </w:t>
            </w:r>
          </w:p>
          <w:p w14:paraId="2664EC0C" w14:textId="77777777" w:rsidR="006336C6" w:rsidRPr="00C81F33" w:rsidRDefault="006336C6" w:rsidP="006336C6">
            <w:pPr>
              <w:pStyle w:val="ListParagraph"/>
              <w:numPr>
                <w:ilvl w:val="0"/>
                <w:numId w:val="22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>Associated documentation</w:t>
            </w:r>
          </w:p>
          <w:p w14:paraId="08C0498D" w14:textId="77777777" w:rsidR="006336C6" w:rsidRPr="00C81F33" w:rsidRDefault="006336C6" w:rsidP="006336C6">
            <w:pPr>
              <w:pStyle w:val="ListParagraph"/>
              <w:numPr>
                <w:ilvl w:val="0"/>
                <w:numId w:val="6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Impact Assessment</w:t>
            </w:r>
          </w:p>
          <w:p w14:paraId="53D25ABF" w14:textId="67F877E1" w:rsidR="006336C6" w:rsidRPr="00C81F33" w:rsidRDefault="006336C6" w:rsidP="006336C6">
            <w:pPr>
              <w:pStyle w:val="ListParagraph"/>
              <w:numPr>
                <w:ilvl w:val="0"/>
                <w:numId w:val="21"/>
              </w:numPr>
              <w:spacing w:line="257" w:lineRule="auto"/>
              <w:ind w:left="701"/>
              <w:rPr>
                <w:rFonts w:ascii="Arial" w:eastAsia="Arial" w:hAnsi="Arial" w:cs="Arial"/>
                <w:highlight w:val="cyan"/>
              </w:rPr>
            </w:pPr>
            <w:r w:rsidRPr="00C81F33">
              <w:rPr>
                <w:rFonts w:ascii="Arial" w:eastAsia="Arial" w:hAnsi="Arial" w:cs="Arial"/>
                <w:highlight w:val="cyan"/>
              </w:rPr>
              <w:t xml:space="preserve">Any impact </w:t>
            </w:r>
            <w:r w:rsidR="00BF61C7" w:rsidRPr="00C81F33">
              <w:rPr>
                <w:rFonts w:ascii="Arial" w:eastAsia="Arial" w:hAnsi="Arial" w:cs="Arial"/>
                <w:highlight w:val="cyan"/>
              </w:rPr>
              <w:t>on</w:t>
            </w:r>
            <w:r w:rsidRPr="00C81F33">
              <w:rPr>
                <w:rFonts w:ascii="Arial" w:eastAsia="Arial" w:hAnsi="Arial" w:cs="Arial"/>
                <w:highlight w:val="cyan"/>
              </w:rPr>
              <w:t xml:space="preserve"> command operations or users? (system unavailability, performance degradation, CASREP, etc.)</w:t>
            </w:r>
          </w:p>
          <w:p w14:paraId="47F037E3" w14:textId="77777777" w:rsidR="006336C6" w:rsidRDefault="006336C6" w:rsidP="006336C6">
            <w:pPr>
              <w:pStyle w:val="paragraph"/>
              <w:numPr>
                <w:ilvl w:val="0"/>
                <w:numId w:val="6"/>
              </w:numPr>
              <w:shd w:val="clear" w:color="auto" w:fill="FFFFFF" w:themeFill="background1"/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0"/>
                <w:szCs w:val="20"/>
              </w:rPr>
            </w:pPr>
            <w:r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>Attach this knowledge article to the incident</w:t>
            </w:r>
            <w:r w:rsidRPr="2B26DB1A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</w:rPr>
              <w:t>.</w:t>
            </w:r>
            <w:r w:rsidRPr="2B26DB1A">
              <w:rPr>
                <w:rStyle w:val="eop"/>
                <w:rFonts w:ascii="Arial" w:eastAsia="Arial" w:hAnsi="Arial" w:cs="Arial"/>
                <w:color w:val="333333"/>
                <w:sz w:val="20"/>
                <w:szCs w:val="20"/>
              </w:rPr>
              <w:t> </w:t>
            </w:r>
          </w:p>
          <w:p w14:paraId="659CEBE2" w14:textId="24A1DE09" w:rsidR="006336C6" w:rsidRPr="00C81F33" w:rsidRDefault="006336C6" w:rsidP="006336C6">
            <w:pPr>
              <w:pStyle w:val="paragraph"/>
              <w:numPr>
                <w:ilvl w:val="0"/>
                <w:numId w:val="21"/>
              </w:numPr>
              <w:shd w:val="clear" w:color="auto" w:fill="FFFFFF" w:themeFill="background1"/>
              <w:spacing w:before="0" w:beforeAutospacing="0" w:after="0" w:afterAutospacing="0"/>
              <w:ind w:left="693"/>
              <w:textAlignment w:val="baseline"/>
              <w:rPr>
                <w:rFonts w:ascii="Arial" w:eastAsia="Arial" w:hAnsi="Arial" w:cs="Arial"/>
                <w:sz w:val="20"/>
                <w:szCs w:val="20"/>
                <w:highlight w:val="cyan"/>
              </w:rPr>
            </w:pPr>
            <w:r w:rsidRPr="00C81F33">
              <w:rPr>
                <w:rFonts w:ascii="Arial" w:eastAsia="Arial" w:hAnsi="Arial" w:cs="Arial"/>
                <w:sz w:val="20"/>
                <w:szCs w:val="20"/>
                <w:highlight w:val="cyan"/>
              </w:rPr>
              <w:t xml:space="preserve">Escalate the incident to </w:t>
            </w:r>
            <w:r w:rsidRPr="00C81F33">
              <w:rPr>
                <w:rFonts w:ascii="Arial" w:eastAsia="Arial" w:hAnsi="Arial" w:cs="Arial"/>
                <w:b/>
                <w:bCs/>
                <w:sz w:val="20"/>
                <w:szCs w:val="20"/>
                <w:highlight w:val="cyan"/>
              </w:rPr>
              <w:t>TBD</w:t>
            </w:r>
          </w:p>
          <w:p w14:paraId="1EA99F02" w14:textId="0B2142D1" w:rsidR="00A46595" w:rsidRPr="006336C6" w:rsidRDefault="006336C6" w:rsidP="006336C6">
            <w:pPr>
              <w:pStyle w:val="paragraph"/>
              <w:numPr>
                <w:ilvl w:val="0"/>
                <w:numId w:val="21"/>
              </w:numPr>
              <w:shd w:val="clear" w:color="auto" w:fill="FFFFFF" w:themeFill="background1"/>
              <w:spacing w:before="0" w:beforeAutospacing="0" w:after="0" w:afterAutospacing="0"/>
              <w:ind w:left="693"/>
              <w:textAlignment w:val="baseline"/>
              <w:rPr>
                <w:rFonts w:ascii="Arial" w:eastAsia="Arial" w:hAnsi="Arial" w:cs="Arial"/>
                <w:sz w:val="20"/>
                <w:szCs w:val="20"/>
              </w:rPr>
            </w:pPr>
            <w:r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cyan"/>
              </w:rPr>
              <w:t>Currently there are no KAs that support a user or Tier I solution.</w:t>
            </w:r>
            <w:r w:rsidRPr="008255A0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p w14:paraId="54505A19" w14:textId="77777777" w:rsidR="008A005E" w:rsidRDefault="008A005E" w:rsidP="004439EE">
      <w:pPr>
        <w:rPr>
          <w:rStyle w:val="Emphasis"/>
          <w:i w:val="0"/>
        </w:rPr>
      </w:pPr>
    </w:p>
    <w:p w14:paraId="283B15A4" w14:textId="77777777" w:rsidR="00CC4CEB" w:rsidRDefault="00CC4CEB" w:rsidP="004439EE">
      <w:pPr>
        <w:rPr>
          <w:rStyle w:val="Emphasis"/>
          <w:i w:val="0"/>
        </w:rPr>
      </w:pPr>
    </w:p>
    <w:p w14:paraId="61A06064" w14:textId="77777777" w:rsidR="00CC4CEB" w:rsidRDefault="00CC4CEB" w:rsidP="004439EE">
      <w:pPr>
        <w:rPr>
          <w:rStyle w:val="Emphasis"/>
          <w:i w:val="0"/>
        </w:rPr>
      </w:pPr>
    </w:p>
    <w:p w14:paraId="47F830AB" w14:textId="77777777" w:rsidR="00CC4CEB" w:rsidRDefault="00CC4CEB" w:rsidP="004439EE">
      <w:pPr>
        <w:rPr>
          <w:rStyle w:val="Emphasis"/>
          <w:i w:val="0"/>
        </w:rPr>
      </w:pPr>
    </w:p>
    <w:p w14:paraId="391F2EAE" w14:textId="77777777" w:rsidR="00CC4CEB" w:rsidRDefault="00CC4CEB" w:rsidP="004439EE">
      <w:pPr>
        <w:rPr>
          <w:rStyle w:val="Emphasis"/>
          <w:i w:val="0"/>
        </w:rPr>
      </w:pPr>
    </w:p>
    <w:tbl>
      <w:tblPr>
        <w:tblW w:w="10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84"/>
      </w:tblGrid>
      <w:tr w:rsidR="008A005E" w:rsidRPr="004439EE" w14:paraId="15B70A39" w14:textId="77777777" w:rsidTr="150BF592">
        <w:trPr>
          <w:trHeight w:val="360"/>
          <w:jc w:val="center"/>
        </w:trPr>
        <w:tc>
          <w:tcPr>
            <w:tcW w:w="10784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299D61A0" w14:textId="77777777" w:rsidR="008A005E" w:rsidRPr="004439EE" w:rsidRDefault="003E3ECB" w:rsidP="00D86013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lastRenderedPageBreak/>
              <w:t>Solution</w:t>
            </w:r>
            <w:r w:rsidR="00627D0B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 (Portal/</w:t>
            </w:r>
            <w:r w:rsidR="00D86013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 User</w:t>
            </w:r>
            <w:r w:rsidR="00627D0B" w:rsidRPr="00C81F33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 xml:space="preserve"> Facing)</w:t>
            </w:r>
          </w:p>
        </w:tc>
      </w:tr>
      <w:tr w:rsidR="00BF1841" w:rsidRPr="00AA2B4B" w14:paraId="7E09B093" w14:textId="77777777" w:rsidTr="150BF592">
        <w:trPr>
          <w:trHeight w:val="2790"/>
          <w:jc w:val="center"/>
        </w:trPr>
        <w:tc>
          <w:tcPr>
            <w:tcW w:w="10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F31E" w14:textId="5C2993B6" w:rsidR="00F855C0" w:rsidRPr="00C81F33" w:rsidRDefault="0025387C" w:rsidP="0025387C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b/>
                <w:bCs/>
                <w:color w:val="333333"/>
                <w:sz w:val="20"/>
                <w:szCs w:val="20"/>
                <w:highlight w:val="green"/>
              </w:rPr>
            </w:pPr>
            <w:r w:rsidRPr="00C81F33">
              <w:rPr>
                <w:rStyle w:val="normaltextrun"/>
                <w:rFonts w:ascii="Arial" w:hAnsi="Arial" w:cs="Arial"/>
                <w:b/>
                <w:bCs/>
                <w:color w:val="333333"/>
                <w:sz w:val="20"/>
                <w:szCs w:val="20"/>
                <w:highlight w:val="green"/>
              </w:rPr>
              <w:t>User Solution</w:t>
            </w:r>
          </w:p>
          <w:p w14:paraId="6C4819FB" w14:textId="77777777" w:rsidR="007D6686" w:rsidRPr="00C81F33" w:rsidRDefault="007D6686" w:rsidP="0025387C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333333"/>
                <w:sz w:val="20"/>
                <w:szCs w:val="20"/>
                <w:highlight w:val="green"/>
              </w:rPr>
            </w:pPr>
          </w:p>
          <w:p w14:paraId="283ACA88" w14:textId="77777777" w:rsidR="00111800" w:rsidRDefault="00111800" w:rsidP="00111800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333333"/>
                <w:sz w:val="20"/>
                <w:szCs w:val="20"/>
              </w:rPr>
            </w:pPr>
            <w:r w:rsidRPr="00C81F33">
              <w:rPr>
                <w:rStyle w:val="normaltextrun"/>
                <w:rFonts w:ascii="Arial" w:hAnsi="Arial" w:cs="Arial"/>
                <w:color w:val="333333"/>
                <w:sz w:val="20"/>
                <w:szCs w:val="20"/>
                <w:highlight w:val="green"/>
              </w:rPr>
              <w:t>Collect the following information to provide to supporting agents:</w:t>
            </w:r>
            <w:r>
              <w:rPr>
                <w:rStyle w:val="normaltextrun"/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14:paraId="7278863E" w14:textId="77777777" w:rsidR="00111800" w:rsidRDefault="00111800" w:rsidP="00111800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color w:val="333333"/>
                <w:sz w:val="20"/>
                <w:szCs w:val="20"/>
              </w:rPr>
            </w:pPr>
          </w:p>
          <w:p w14:paraId="14C2EA44" w14:textId="77777777" w:rsidR="00111800" w:rsidRPr="00C81F33" w:rsidRDefault="00111800" w:rsidP="00111800">
            <w:pPr>
              <w:pStyle w:val="paragraph"/>
              <w:numPr>
                <w:ilvl w:val="0"/>
                <w:numId w:val="27"/>
              </w:numPr>
              <w:shd w:val="clear" w:color="auto" w:fill="FFFFFF" w:themeFill="background1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sz w:val="20"/>
                <w:szCs w:val="20"/>
                <w:highlight w:val="green"/>
              </w:rPr>
            </w:pPr>
            <w:r w:rsidRPr="00C81F33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 xml:space="preserve">Location Data. </w:t>
            </w:r>
          </w:p>
          <w:p w14:paraId="14A2025B" w14:textId="77777777" w:rsidR="00111800" w:rsidRPr="00AC619A" w:rsidRDefault="00111800" w:rsidP="00111800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Ship Class / Hull Number (Do not provide any geographical information)</w:t>
            </w:r>
          </w:p>
          <w:p w14:paraId="264113C2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 xml:space="preserve">Contact Information </w:t>
            </w:r>
          </w:p>
          <w:p w14:paraId="299FC3E2" w14:textId="77777777" w:rsidR="00111800" w:rsidRPr="00AC619A" w:rsidRDefault="00111800" w:rsidP="00111800">
            <w:pPr>
              <w:pStyle w:val="ListParagraph"/>
              <w:numPr>
                <w:ilvl w:val="0"/>
                <w:numId w:val="23"/>
              </w:numPr>
              <w:spacing w:line="257" w:lineRule="auto"/>
              <w:ind w:left="720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Email and Phone (if available) for primary and secondary contacts.</w:t>
            </w:r>
          </w:p>
          <w:p w14:paraId="712A76BC" w14:textId="77777777" w:rsidR="00111800" w:rsidRPr="00AC619A" w:rsidRDefault="00111800" w:rsidP="00111800">
            <w:pPr>
              <w:pStyle w:val="ListParagraph"/>
              <w:numPr>
                <w:ilvl w:val="0"/>
                <w:numId w:val="23"/>
              </w:numPr>
              <w:spacing w:line="257" w:lineRule="auto"/>
              <w:ind w:left="720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Quarterdeck or Radio/ADP phone (if available).</w:t>
            </w:r>
          </w:p>
          <w:p w14:paraId="051A0F00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 xml:space="preserve">System error details. </w:t>
            </w:r>
          </w:p>
          <w:p w14:paraId="53BE1A7D" w14:textId="77777777" w:rsidR="00111800" w:rsidRPr="00AC619A" w:rsidRDefault="00111800" w:rsidP="00111800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Provide affected product name category.</w:t>
            </w:r>
          </w:p>
          <w:p w14:paraId="3F0AFCAF" w14:textId="5F98A56F" w:rsidR="00111800" w:rsidRPr="00AC619A" w:rsidRDefault="00111800" w:rsidP="00111800">
            <w:pPr>
              <w:pStyle w:val="ListParagraph"/>
              <w:numPr>
                <w:ilvl w:val="1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Specific component, serial and part number</w:t>
            </w:r>
            <w:r w:rsidR="008E1387" w:rsidRPr="00AC619A">
              <w:rPr>
                <w:rFonts w:ascii="Arial" w:eastAsia="Arial" w:hAnsi="Arial" w:cs="Arial"/>
                <w:highlight w:val="cyan"/>
              </w:rPr>
              <w:t xml:space="preserve">, and rack </w:t>
            </w:r>
            <w:r w:rsidR="007D5880" w:rsidRPr="00AC619A">
              <w:rPr>
                <w:rFonts w:ascii="Arial" w:eastAsia="Arial" w:hAnsi="Arial" w:cs="Arial"/>
                <w:highlight w:val="cyan"/>
              </w:rPr>
              <w:t xml:space="preserve">(“U”) </w:t>
            </w:r>
            <w:r w:rsidR="008E1387" w:rsidRPr="00AC619A">
              <w:rPr>
                <w:rFonts w:ascii="Arial" w:eastAsia="Arial" w:hAnsi="Arial" w:cs="Arial"/>
                <w:highlight w:val="cyan"/>
              </w:rPr>
              <w:t>location (</w:t>
            </w:r>
            <w:r w:rsidR="00394416" w:rsidRPr="00AC619A">
              <w:rPr>
                <w:rFonts w:ascii="Arial" w:eastAsia="Arial" w:hAnsi="Arial" w:cs="Arial"/>
                <w:highlight w:val="cyan"/>
              </w:rPr>
              <w:t>“</w:t>
            </w:r>
            <w:r w:rsidR="00BD60BF" w:rsidRPr="00AC619A">
              <w:rPr>
                <w:rFonts w:ascii="Arial" w:eastAsia="Arial" w:hAnsi="Arial" w:cs="Arial"/>
                <w:highlight w:val="cyan"/>
              </w:rPr>
              <w:t xml:space="preserve">CVN </w:t>
            </w:r>
            <w:r w:rsidR="007D5880" w:rsidRPr="00AC619A">
              <w:rPr>
                <w:rFonts w:ascii="Arial" w:eastAsia="Arial" w:hAnsi="Arial" w:cs="Arial"/>
                <w:highlight w:val="cyan"/>
              </w:rPr>
              <w:t>Leave Behind</w:t>
            </w:r>
            <w:r w:rsidR="00394416" w:rsidRPr="00AC619A">
              <w:rPr>
                <w:rFonts w:ascii="Arial" w:eastAsia="Arial" w:hAnsi="Arial" w:cs="Arial"/>
                <w:highlight w:val="cyan"/>
              </w:rPr>
              <w:t xml:space="preserve"> Support”</w:t>
            </w:r>
            <w:r w:rsidR="007D5880" w:rsidRPr="00AC619A">
              <w:rPr>
                <w:rFonts w:ascii="Arial" w:eastAsia="Arial" w:hAnsi="Arial" w:cs="Arial"/>
                <w:highlight w:val="cyan"/>
              </w:rPr>
              <w:t xml:space="preserve"> Job Aid</w:t>
            </w:r>
            <w:r w:rsidR="008E1387" w:rsidRPr="00AC619A">
              <w:rPr>
                <w:rFonts w:ascii="Arial" w:eastAsia="Arial" w:hAnsi="Arial" w:cs="Arial"/>
                <w:highlight w:val="cyan"/>
              </w:rPr>
              <w:t>)</w:t>
            </w:r>
          </w:p>
          <w:p w14:paraId="238CA629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Incident Details.</w:t>
            </w:r>
          </w:p>
          <w:p w14:paraId="65CF2B8A" w14:textId="77777777" w:rsidR="00111800" w:rsidRPr="00AC619A" w:rsidRDefault="00111800" w:rsidP="00111800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 xml:space="preserve">Detailed description of the error along with any actions taken prior to the error. </w:t>
            </w:r>
          </w:p>
          <w:p w14:paraId="69A95AEB" w14:textId="77777777" w:rsidR="00111800" w:rsidRPr="00AC619A" w:rsidRDefault="00111800" w:rsidP="00111800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What symptoms were observed (system message, email alert, system inoperable, etc.)?</w:t>
            </w:r>
          </w:p>
          <w:p w14:paraId="2111D173" w14:textId="77777777" w:rsidR="00111800" w:rsidRPr="00AC619A" w:rsidRDefault="00111800" w:rsidP="00111800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Any documentation/KAs attempted following the error.</w:t>
            </w:r>
          </w:p>
          <w:p w14:paraId="439CE7B8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Any Error Messages or prompts encountered.</w:t>
            </w:r>
          </w:p>
          <w:p w14:paraId="7572477F" w14:textId="77777777" w:rsidR="00111800" w:rsidRPr="00AC619A" w:rsidRDefault="00111800" w:rsidP="00111800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All error messages or error codes encountered.</w:t>
            </w:r>
          </w:p>
          <w:p w14:paraId="3C2DC22E" w14:textId="106A5661" w:rsidR="00111800" w:rsidRPr="00AC619A" w:rsidRDefault="00111800" w:rsidP="00111800">
            <w:pPr>
              <w:pStyle w:val="ListParagraph"/>
              <w:numPr>
                <w:ilvl w:val="2"/>
                <w:numId w:val="10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Please provide any relevant logs, screenshots, or documentation.</w:t>
            </w:r>
          </w:p>
          <w:p w14:paraId="427F400B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Any underlying or associated issues that may have contributed to the incident.</w:t>
            </w:r>
          </w:p>
          <w:p w14:paraId="26C8BDF7" w14:textId="77777777" w:rsidR="00111800" w:rsidRPr="00AC619A" w:rsidRDefault="00111800" w:rsidP="00111800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Environmental conditions (impactful climate, sea state, etc.)</w:t>
            </w:r>
          </w:p>
          <w:p w14:paraId="7E2C69A5" w14:textId="77777777" w:rsidR="00111800" w:rsidRPr="00AC619A" w:rsidRDefault="00111800" w:rsidP="00111800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Physical conditions (power outages, hardware failures, etc.)</w:t>
            </w:r>
          </w:p>
          <w:p w14:paraId="08DDD2A2" w14:textId="77777777" w:rsidR="00111800" w:rsidRPr="00AC619A" w:rsidRDefault="00111800" w:rsidP="00111800">
            <w:pPr>
              <w:pStyle w:val="ListParagraph"/>
              <w:numPr>
                <w:ilvl w:val="0"/>
                <w:numId w:val="19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Operational conditions (software bugs, configuration issues, patches, etc.)</w:t>
            </w:r>
          </w:p>
          <w:p w14:paraId="40E655B6" w14:textId="41D549CD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Any immediate actions taken to address the error.</w:t>
            </w:r>
          </w:p>
          <w:p w14:paraId="5F72FE2F" w14:textId="77777777" w:rsidR="00111800" w:rsidRPr="00AC619A" w:rsidRDefault="00111800" w:rsidP="00111800">
            <w:pPr>
              <w:pStyle w:val="ListParagraph"/>
              <w:numPr>
                <w:ilvl w:val="0"/>
                <w:numId w:val="22"/>
              </w:numPr>
              <w:spacing w:line="257" w:lineRule="auto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>Associated documentation</w:t>
            </w:r>
          </w:p>
          <w:p w14:paraId="598E2D76" w14:textId="77777777" w:rsidR="00111800" w:rsidRPr="00C81F33" w:rsidRDefault="00111800" w:rsidP="00111800">
            <w:pPr>
              <w:pStyle w:val="ListParagraph"/>
              <w:numPr>
                <w:ilvl w:val="0"/>
                <w:numId w:val="27"/>
              </w:numPr>
              <w:spacing w:line="257" w:lineRule="auto"/>
              <w:rPr>
                <w:rFonts w:ascii="Arial" w:eastAsia="Arial" w:hAnsi="Arial" w:cs="Arial"/>
                <w:highlight w:val="green"/>
              </w:rPr>
            </w:pPr>
            <w:r w:rsidRPr="00C81F33">
              <w:rPr>
                <w:rFonts w:ascii="Arial" w:eastAsia="Arial" w:hAnsi="Arial" w:cs="Arial"/>
                <w:highlight w:val="green"/>
              </w:rPr>
              <w:t>Impact Assessment</w:t>
            </w:r>
          </w:p>
          <w:p w14:paraId="3E72E048" w14:textId="26DD4CE6" w:rsidR="00111800" w:rsidRPr="00AC619A" w:rsidRDefault="00111800" w:rsidP="00111800">
            <w:pPr>
              <w:pStyle w:val="ListParagraph"/>
              <w:numPr>
                <w:ilvl w:val="0"/>
                <w:numId w:val="21"/>
              </w:numPr>
              <w:spacing w:line="257" w:lineRule="auto"/>
              <w:ind w:left="701"/>
              <w:rPr>
                <w:rFonts w:ascii="Arial" w:eastAsia="Arial" w:hAnsi="Arial" w:cs="Arial"/>
                <w:highlight w:val="cyan"/>
              </w:rPr>
            </w:pPr>
            <w:r w:rsidRPr="00AC619A">
              <w:rPr>
                <w:rFonts w:ascii="Arial" w:eastAsia="Arial" w:hAnsi="Arial" w:cs="Arial"/>
                <w:highlight w:val="cyan"/>
              </w:rPr>
              <w:t xml:space="preserve">Any impact </w:t>
            </w:r>
            <w:r w:rsidR="00BF61C7" w:rsidRPr="00AC619A">
              <w:rPr>
                <w:rFonts w:ascii="Arial" w:eastAsia="Arial" w:hAnsi="Arial" w:cs="Arial"/>
                <w:highlight w:val="cyan"/>
              </w:rPr>
              <w:t xml:space="preserve">on </w:t>
            </w:r>
            <w:r w:rsidRPr="00AC619A">
              <w:rPr>
                <w:rFonts w:ascii="Arial" w:eastAsia="Arial" w:hAnsi="Arial" w:cs="Arial"/>
                <w:highlight w:val="cyan"/>
              </w:rPr>
              <w:t>command operations or users? (system unavailability, performance degradation, CASREP, etc.)</w:t>
            </w:r>
          </w:p>
          <w:p w14:paraId="7AD6A597" w14:textId="2B2B2103" w:rsidR="009C4130" w:rsidRPr="00310180" w:rsidRDefault="00111800" w:rsidP="009C4130">
            <w:pPr>
              <w:pStyle w:val="paragraph"/>
              <w:numPr>
                <w:ilvl w:val="0"/>
                <w:numId w:val="27"/>
              </w:numPr>
              <w:shd w:val="clear" w:color="auto" w:fill="FFFFFF" w:themeFill="background1"/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0"/>
                <w:szCs w:val="20"/>
                <w:highlight w:val="green"/>
              </w:rPr>
            </w:pPr>
            <w:r w:rsidRPr="00310180">
              <w:rPr>
                <w:rStyle w:val="normaltextrun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>Attach this knowledge article to the incident.</w:t>
            </w:r>
            <w:r w:rsidRPr="00310180">
              <w:rPr>
                <w:rStyle w:val="eop"/>
                <w:rFonts w:ascii="Arial" w:eastAsia="Arial" w:hAnsi="Arial" w:cs="Arial"/>
                <w:color w:val="333333"/>
                <w:sz w:val="20"/>
                <w:szCs w:val="20"/>
                <w:highlight w:val="green"/>
              </w:rPr>
              <w:t> </w:t>
            </w:r>
          </w:p>
          <w:p w14:paraId="1BF1756E" w14:textId="77777777" w:rsidR="00C81F33" w:rsidRPr="00C81F33" w:rsidRDefault="00C81F33" w:rsidP="00C81F33">
            <w:pPr>
              <w:pStyle w:val="paragraph"/>
              <w:shd w:val="clear" w:color="auto" w:fill="FFFFFF" w:themeFill="background1"/>
              <w:spacing w:before="0" w:beforeAutospacing="0" w:after="0" w:afterAutospacing="0"/>
              <w:textAlignment w:val="baseline"/>
              <w:rPr>
                <w:rStyle w:val="eop"/>
                <w:rFonts w:ascii="Arial" w:eastAsia="Arial" w:hAnsi="Arial" w:cs="Arial"/>
                <w:sz w:val="20"/>
                <w:szCs w:val="20"/>
              </w:rPr>
            </w:pPr>
          </w:p>
          <w:p w14:paraId="141B460E" w14:textId="43F163D7" w:rsidR="60E5F83D" w:rsidRDefault="60E5F83D" w:rsidP="60E5F83D">
            <w:pPr>
              <w:pStyle w:val="ListParagraph"/>
              <w:spacing w:line="257" w:lineRule="auto"/>
              <w:ind w:left="360"/>
              <w:rPr>
                <w:rStyle w:val="eop"/>
                <w:rFonts w:ascii="Arial" w:eastAsia="Arial" w:hAnsi="Arial" w:cs="Arial"/>
              </w:rPr>
            </w:pPr>
          </w:p>
          <w:p w14:paraId="7D6A9CAE" w14:textId="77777777" w:rsidR="00BF1841" w:rsidRPr="006448AC" w:rsidRDefault="00BF1841" w:rsidP="00C3400A">
            <w:pPr>
              <w:pStyle w:val="paragraph"/>
              <w:shd w:val="clear" w:color="auto" w:fill="FFFFFF"/>
              <w:spacing w:before="0" w:beforeAutospacing="0" w:after="0" w:afterAutospacing="0"/>
              <w:textAlignment w:val="baseline"/>
              <w:rPr>
                <w:rFonts w:cs="Arial"/>
                <w:sz w:val="20"/>
                <w:szCs w:val="20"/>
              </w:rPr>
            </w:pPr>
          </w:p>
        </w:tc>
      </w:tr>
    </w:tbl>
    <w:p w14:paraId="54C7F0DC" w14:textId="77777777" w:rsidR="004F1ABB" w:rsidRDefault="004F1ABB" w:rsidP="00311661">
      <w:pPr>
        <w:rPr>
          <w:rStyle w:val="Emphasis"/>
          <w:i w:val="0"/>
        </w:rPr>
      </w:pPr>
    </w:p>
    <w:p w14:paraId="157012B3" w14:textId="77777777" w:rsidR="00B65E67" w:rsidRDefault="00B65E67" w:rsidP="00B65E67">
      <w:pPr>
        <w:rPr>
          <w:rStyle w:val="Emphasis"/>
          <w:i w:val="0"/>
        </w:rPr>
      </w:pPr>
    </w:p>
    <w:tbl>
      <w:tblPr>
        <w:tblW w:w="10787" w:type="dxa"/>
        <w:jc w:val="center"/>
        <w:tblLayout w:type="fixed"/>
        <w:tblLook w:val="0000" w:firstRow="0" w:lastRow="0" w:firstColumn="0" w:lastColumn="0" w:noHBand="0" w:noVBand="0"/>
      </w:tblPr>
      <w:tblGrid>
        <w:gridCol w:w="6473"/>
        <w:gridCol w:w="4314"/>
      </w:tblGrid>
      <w:tr w:rsidR="00B65E67" w14:paraId="55B96145" w14:textId="77777777" w:rsidTr="7BF798FE">
        <w:trPr>
          <w:trHeight w:val="358"/>
          <w:jc w:val="center"/>
        </w:trPr>
        <w:tc>
          <w:tcPr>
            <w:tcW w:w="10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78A0A4A" w14:textId="77777777" w:rsidR="00B65E67" w:rsidRPr="004439EE" w:rsidRDefault="00B65E67" w:rsidP="00271E9C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B60752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Routing Categories</w:t>
            </w:r>
          </w:p>
        </w:tc>
      </w:tr>
      <w:tr w:rsidR="00B65E67" w14:paraId="1729DB64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56A3C" w14:textId="77777777" w:rsidR="00B65E67" w:rsidRPr="00B60752" w:rsidRDefault="00B65E67" w:rsidP="00CC4CEB">
            <w:pPr>
              <w:pStyle w:val="BodyText"/>
              <w:spacing w:after="0"/>
              <w:rPr>
                <w:rFonts w:ascii="Arial" w:hAnsi="Arial" w:cs="Arial"/>
                <w:b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green"/>
              </w:rPr>
              <w:t>Category Type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554A" w14:textId="77777777" w:rsidR="00B65E67" w:rsidRPr="00B60752" w:rsidRDefault="00B65E67" w:rsidP="00CC4CEB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Category Field</w:t>
            </w:r>
          </w:p>
        </w:tc>
      </w:tr>
      <w:tr w:rsidR="00B65E67" w:rsidRPr="00AA2B4B" w14:paraId="26C6465F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4732" w14:textId="388D4397" w:rsidR="00B65E67" w:rsidRPr="00B60752" w:rsidRDefault="007D4B3D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 xml:space="preserve">Operational Category </w:t>
            </w:r>
            <w:r w:rsidR="006A162E" w:rsidRPr="00B60752">
              <w:rPr>
                <w:rFonts w:ascii="Arial" w:hAnsi="Arial" w:cs="Arial"/>
                <w:sz w:val="24"/>
                <w:szCs w:val="24"/>
                <w:highlight w:val="green"/>
              </w:rPr>
              <w:t>T1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022807" w14:textId="29F1378D" w:rsidR="00B65E67" w:rsidRPr="00B60752" w:rsidRDefault="0034429F" w:rsidP="00271E9C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Fault / Failure</w:t>
            </w:r>
          </w:p>
        </w:tc>
      </w:tr>
      <w:tr w:rsidR="00291005" w:rsidRPr="00AA2B4B" w14:paraId="4FE0A73C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7C56" w14:textId="065F03FD" w:rsidR="00291005" w:rsidRPr="00B60752" w:rsidRDefault="007D4B3D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Operational Category T2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5CB035" w14:textId="2E4E018F" w:rsidR="00291005" w:rsidRPr="00B60752" w:rsidRDefault="00BF3AC1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Hardware</w:t>
            </w:r>
          </w:p>
        </w:tc>
      </w:tr>
      <w:tr w:rsidR="006430F2" w:rsidRPr="00AA2B4B" w14:paraId="53A31221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2D4A6" w14:textId="6CB6C7AB" w:rsidR="006430F2" w:rsidRPr="00B60752" w:rsidRDefault="007D4B3D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Operational Category T3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4905E" w14:textId="3AE0D69E" w:rsidR="006430F2" w:rsidRPr="00B60752" w:rsidRDefault="00654CEE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N/A</w:t>
            </w:r>
          </w:p>
        </w:tc>
      </w:tr>
      <w:tr w:rsidR="006430F2" w:rsidRPr="00AA2B4B" w14:paraId="39726773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6DBB" w14:textId="4D07D2FD" w:rsidR="006430F2" w:rsidRPr="00B60752" w:rsidRDefault="007D4B3D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Product Category T1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6E6F" w14:textId="73A17BAD" w:rsidR="006430F2" w:rsidRPr="00B60752" w:rsidRDefault="00B34240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FSE</w:t>
            </w:r>
          </w:p>
        </w:tc>
      </w:tr>
      <w:tr w:rsidR="006430F2" w:rsidRPr="00AA2B4B" w14:paraId="1C119CD6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414AE" w14:textId="68C4A167" w:rsidR="006430F2" w:rsidRPr="00B60752" w:rsidRDefault="007D4B3D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Product Category T2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3CF6" w14:textId="50618091" w:rsidR="006430F2" w:rsidRPr="00B60752" w:rsidRDefault="00B34240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FSW</w:t>
            </w:r>
          </w:p>
        </w:tc>
      </w:tr>
      <w:tr w:rsidR="00291005" w:rsidRPr="00AA2B4B" w14:paraId="62849D56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9BA9" w14:textId="61A342DC" w:rsidR="00291005" w:rsidRPr="00B60752" w:rsidRDefault="007D4B3D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lastRenderedPageBreak/>
              <w:t>Product Category T3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8DB1" w14:textId="11669CD8" w:rsidR="00291005" w:rsidRPr="00B60752" w:rsidRDefault="00E332E2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cyan"/>
              </w:rPr>
            </w:pPr>
            <w:r w:rsidRPr="00B60752">
              <w:rPr>
                <w:rFonts w:ascii="Arial" w:hAnsi="Arial" w:cs="Arial"/>
                <w:b/>
                <w:sz w:val="24"/>
                <w:szCs w:val="24"/>
                <w:highlight w:val="cyan"/>
              </w:rPr>
              <w:t>Hardware</w:t>
            </w:r>
          </w:p>
        </w:tc>
      </w:tr>
      <w:tr w:rsidR="00291005" w:rsidRPr="00AA2B4B" w14:paraId="7BC5E4A8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4C483" w14:textId="46CA4CCA" w:rsidR="00291005" w:rsidRPr="00B60752" w:rsidRDefault="00291005" w:rsidP="00291005">
            <w:pPr>
              <w:pStyle w:val="BodyText"/>
              <w:spacing w:after="0"/>
              <w:rPr>
                <w:rFonts w:ascii="Arial" w:hAnsi="Arial" w:cs="Arial"/>
                <w:b/>
                <w:bCs/>
                <w:sz w:val="24"/>
                <w:szCs w:val="24"/>
                <w:highlight w:val="green"/>
              </w:rPr>
            </w:pPr>
            <w:r w:rsidRPr="00B60752">
              <w:rPr>
                <w:rFonts w:ascii="Arial" w:hAnsi="Arial" w:cs="Arial"/>
                <w:b/>
                <w:bCs/>
                <w:sz w:val="24"/>
                <w:szCs w:val="24"/>
                <w:highlight w:val="green"/>
              </w:rPr>
              <w:t>R</w:t>
            </w:r>
            <w:r w:rsidR="009226E5" w:rsidRPr="00B60752">
              <w:rPr>
                <w:rFonts w:ascii="Arial" w:hAnsi="Arial" w:cs="Arial"/>
                <w:b/>
                <w:bCs/>
                <w:sz w:val="24"/>
                <w:szCs w:val="24"/>
                <w:highlight w:val="green"/>
              </w:rPr>
              <w:t>eason for Escalation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E4DF" w14:textId="14B5F974" w:rsidR="009226E5" w:rsidRPr="00B60752" w:rsidRDefault="00325981" w:rsidP="7BF798FE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</w:pPr>
            <w:r w:rsidRPr="00B60752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highlight w:val="cyan"/>
              </w:rPr>
              <w:t>N/A</w:t>
            </w:r>
          </w:p>
          <w:p w14:paraId="2A438805" w14:textId="77777777" w:rsidR="00291005" w:rsidRPr="00B60752" w:rsidRDefault="00291005" w:rsidP="0029100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cyan"/>
              </w:rPr>
            </w:pPr>
          </w:p>
        </w:tc>
      </w:tr>
      <w:tr w:rsidR="00291005" w:rsidRPr="00AA2B4B" w14:paraId="3374255C" w14:textId="77777777" w:rsidTr="7BF798FE">
        <w:trPr>
          <w:trHeight w:val="476"/>
          <w:jc w:val="center"/>
        </w:trPr>
        <w:tc>
          <w:tcPr>
            <w:tcW w:w="6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EDC0" w14:textId="77777777" w:rsidR="00291005" w:rsidRPr="00DD035B" w:rsidRDefault="00291005" w:rsidP="00291005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CE2C" w14:textId="77777777" w:rsidR="00291005" w:rsidRPr="00AA2B4B" w:rsidRDefault="00291005" w:rsidP="0029100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9C9F6D1" w14:textId="77777777" w:rsidR="00B65E67" w:rsidRDefault="00B65E67" w:rsidP="00B65E67">
      <w:pPr>
        <w:rPr>
          <w:rStyle w:val="Emphasis"/>
          <w:i w:val="0"/>
        </w:rPr>
      </w:pPr>
    </w:p>
    <w:tbl>
      <w:tblPr>
        <w:tblW w:w="10784" w:type="dxa"/>
        <w:jc w:val="center"/>
        <w:tblLayout w:type="fixed"/>
        <w:tblLook w:val="0000" w:firstRow="0" w:lastRow="0" w:firstColumn="0" w:lastColumn="0" w:noHBand="0" w:noVBand="0"/>
      </w:tblPr>
      <w:tblGrid>
        <w:gridCol w:w="10784"/>
      </w:tblGrid>
      <w:tr w:rsidR="00B65E67" w:rsidRPr="004439EE" w14:paraId="59585D73" w14:textId="77777777" w:rsidTr="7BF798FE">
        <w:trPr>
          <w:trHeight w:val="360"/>
          <w:jc w:val="center"/>
        </w:trPr>
        <w:tc>
          <w:tcPr>
            <w:tcW w:w="10784" w:type="dxa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240E72D7" w14:textId="77777777" w:rsidR="00B65E67" w:rsidRPr="00B60752" w:rsidRDefault="00B65E67" w:rsidP="00271E9C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</w:pPr>
            <w:r w:rsidRPr="00B60752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Metatags, Keywords, Aliases</w:t>
            </w:r>
          </w:p>
        </w:tc>
      </w:tr>
      <w:tr w:rsidR="00B65E67" w:rsidRPr="00805694" w14:paraId="316B2E62" w14:textId="77777777" w:rsidTr="7BF798FE">
        <w:trPr>
          <w:trHeight w:val="674"/>
          <w:jc w:val="center"/>
        </w:trPr>
        <w:tc>
          <w:tcPr>
            <w:tcW w:w="10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D939" w14:textId="77777777" w:rsidR="00B65E67" w:rsidRPr="00B60752" w:rsidRDefault="00B65E67" w:rsidP="00271E9C">
            <w:pPr>
              <w:pStyle w:val="FieldText"/>
              <w:rPr>
                <w:rFonts w:cs="Arial"/>
                <w:b w:val="0"/>
                <w:sz w:val="24"/>
                <w:szCs w:val="24"/>
                <w:highlight w:val="green"/>
              </w:rPr>
            </w:pPr>
            <w:r w:rsidRPr="00B60752">
              <w:rPr>
                <w:rFonts w:cs="Arial"/>
                <w:b w:val="0"/>
                <w:sz w:val="22"/>
                <w:szCs w:val="24"/>
                <w:highlight w:val="green"/>
              </w:rPr>
              <w:t>Provide keywords, phrases, or alternative names for the application or issue. Used to increase searchability of the knowledge article.</w:t>
            </w:r>
          </w:p>
        </w:tc>
      </w:tr>
      <w:tr w:rsidR="00B65E67" w:rsidRPr="00805694" w14:paraId="48F97616" w14:textId="77777777" w:rsidTr="7BF798FE">
        <w:trPr>
          <w:trHeight w:val="1340"/>
          <w:jc w:val="center"/>
        </w:trPr>
        <w:tc>
          <w:tcPr>
            <w:tcW w:w="10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34CC" w14:textId="45970E07" w:rsidR="00B65E67" w:rsidRPr="000E6E41" w:rsidRDefault="0089081B" w:rsidP="7BF798FE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9081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HCI - hyperconverged infrastructure; </w:t>
            </w:r>
            <w:r w:rsidR="00B3424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Flank Speed</w:t>
            </w:r>
            <w:r w:rsidR="005B795E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Edge (FSE);</w:t>
            </w:r>
            <w:r w:rsidRPr="0089081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536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Flank Speed Wireless </w:t>
            </w:r>
            <w:r w:rsidRPr="0089081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="00B5367C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FSW</w:t>
            </w:r>
            <w:r w:rsidRPr="0089081B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); Stack Hardware</w:t>
            </w:r>
          </w:p>
        </w:tc>
      </w:tr>
    </w:tbl>
    <w:p w14:paraId="25340D20" w14:textId="77777777" w:rsidR="00B65E67" w:rsidRDefault="00B65E67" w:rsidP="00B65E67">
      <w:pPr>
        <w:rPr>
          <w:rStyle w:val="Emphasis"/>
          <w:i w:val="0"/>
        </w:rPr>
      </w:pPr>
      <w:r>
        <w:rPr>
          <w:rStyle w:val="Emphasis"/>
          <w:i w:val="0"/>
        </w:rPr>
        <w:br w:type="page"/>
      </w:r>
    </w:p>
    <w:p w14:paraId="58E84403" w14:textId="77777777" w:rsidR="00B65E67" w:rsidRDefault="00B65E67" w:rsidP="00311661">
      <w:pPr>
        <w:rPr>
          <w:rStyle w:val="Emphasis"/>
          <w:i w:val="0"/>
        </w:rPr>
      </w:pPr>
    </w:p>
    <w:tbl>
      <w:tblPr>
        <w:tblW w:w="10789" w:type="dxa"/>
        <w:jc w:val="center"/>
        <w:tblLayout w:type="fixed"/>
        <w:tblLook w:val="0000" w:firstRow="0" w:lastRow="0" w:firstColumn="0" w:lastColumn="0" w:noHBand="0" w:noVBand="0"/>
      </w:tblPr>
      <w:tblGrid>
        <w:gridCol w:w="1792"/>
        <w:gridCol w:w="722"/>
        <w:gridCol w:w="719"/>
        <w:gridCol w:w="1801"/>
        <w:gridCol w:w="720"/>
        <w:gridCol w:w="541"/>
        <w:gridCol w:w="1529"/>
        <w:gridCol w:w="2965"/>
      </w:tblGrid>
      <w:tr w:rsidR="00B65E67" w:rsidRPr="004439EE" w14:paraId="70B58FE7" w14:textId="77777777" w:rsidTr="00B65E67">
        <w:trPr>
          <w:trHeight w:val="360"/>
          <w:jc w:val="center"/>
        </w:trPr>
        <w:tc>
          <w:tcPr>
            <w:tcW w:w="10784" w:type="dxa"/>
            <w:gridSpan w:val="8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61861A8D" w14:textId="77777777" w:rsidR="00B65E67" w:rsidRPr="004439EE" w:rsidRDefault="00B65E67" w:rsidP="00B65E67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</w:rPr>
            </w:pPr>
            <w:r w:rsidRPr="00B60752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Type of Content Change – For Knowledge Management Internal Use</w:t>
            </w:r>
          </w:p>
        </w:tc>
      </w:tr>
      <w:tr w:rsidR="00B65E67" w:rsidRPr="00805694" w14:paraId="297D6BB0" w14:textId="77777777" w:rsidTr="00B65E67">
        <w:trPr>
          <w:trHeight w:val="477"/>
          <w:jc w:val="center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E745A" w14:textId="77777777" w:rsidR="00B65E67" w:rsidRPr="00AA2B4B" w:rsidRDefault="00B65E67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Date:</w:t>
            </w:r>
          </w:p>
        </w:tc>
        <w:tc>
          <w:tcPr>
            <w:tcW w:w="32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55AB" w14:textId="20A53128" w:rsidR="00B65E67" w:rsidRPr="00AA2B4B" w:rsidRDefault="00B65E67" w:rsidP="00271E9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6B12" w14:textId="77777777" w:rsidR="00B65E67" w:rsidRPr="00AA2B4B" w:rsidRDefault="00B65E67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63DBB">
              <w:rPr>
                <w:rFonts w:ascii="Arial" w:hAnsi="Arial" w:cs="Arial"/>
                <w:sz w:val="24"/>
                <w:szCs w:val="24"/>
                <w:highlight w:val="green"/>
              </w:rPr>
              <w:t>Type:</w:t>
            </w:r>
          </w:p>
        </w:tc>
        <w:sdt>
          <w:sdtPr>
            <w:rPr>
              <w:rFonts w:cs="Arial"/>
              <w:color w:val="2B579A"/>
              <w:sz w:val="24"/>
              <w:szCs w:val="24"/>
              <w:shd w:val="clear" w:color="auto" w:fill="E6E6E6"/>
            </w:rPr>
            <w:alias w:val="Type"/>
            <w:tag w:val="Type"/>
            <w:id w:val="377246300"/>
            <w:placeholder>
              <w:docPart w:val="2115A6469B4E401B872F6C4982F031C8"/>
            </w:placeholder>
            <w:comboBox>
              <w:listItem w:value="Choose an item."/>
              <w:listItem w:displayText="New Knowledge Article" w:value="New Knowledge Article"/>
              <w:listItem w:displayText="Knowledge Article Update" w:value="Knowledge Article Update"/>
              <w:listItem w:displayText="New FAQ" w:value="New FAQ"/>
              <w:listItem w:displayText="FAQ Update" w:value="FAQ Update"/>
              <w:listItem w:displayText="Job Aid Update" w:value="Job Aid Update"/>
              <w:listItem w:displayText="Web Portal Notification" w:value="Web Portal Notification"/>
            </w:comboBox>
          </w:sdtPr>
          <w:sdtContent>
            <w:tc>
              <w:tcPr>
                <w:tcW w:w="4492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5C1739F" w14:textId="446632C9" w:rsidR="00B65E67" w:rsidRPr="00AA2B4B" w:rsidRDefault="006A162E" w:rsidP="00271E9C">
                <w:pPr>
                  <w:pStyle w:val="FieldText"/>
                  <w:rPr>
                    <w:rFonts w:cs="Arial"/>
                    <w:sz w:val="24"/>
                    <w:szCs w:val="24"/>
                  </w:rPr>
                </w:pPr>
                <w:r>
                  <w:rPr>
                    <w:rFonts w:cs="Arial"/>
                    <w:sz w:val="24"/>
                    <w:szCs w:val="24"/>
                  </w:rPr>
                  <w:t>Knowledge Article Update</w:t>
                </w:r>
              </w:p>
            </w:tc>
          </w:sdtContent>
        </w:sdt>
      </w:tr>
      <w:tr w:rsidR="00B65E67" w:rsidRPr="00805694" w14:paraId="732D8A7A" w14:textId="77777777" w:rsidTr="00B65E67">
        <w:trPr>
          <w:trHeight w:val="477"/>
          <w:jc w:val="center"/>
        </w:trPr>
        <w:tc>
          <w:tcPr>
            <w:tcW w:w="32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8F902" w14:textId="77777777" w:rsidR="00B65E67" w:rsidRPr="00AA2B4B" w:rsidRDefault="00B65E67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60752">
              <w:rPr>
                <w:rFonts w:ascii="Arial" w:hAnsi="Arial" w:cs="Arial"/>
                <w:sz w:val="24"/>
                <w:szCs w:val="24"/>
                <w:highlight w:val="green"/>
              </w:rPr>
              <w:t>Program:</w:t>
            </w:r>
          </w:p>
        </w:tc>
        <w:sdt>
          <w:sdtPr>
            <w:rPr>
              <w:rFonts w:ascii="Arial" w:hAnsi="Arial" w:cs="Arial"/>
              <w:iCs/>
              <w:color w:val="2B579A"/>
              <w:sz w:val="24"/>
              <w:szCs w:val="24"/>
              <w:shd w:val="clear" w:color="auto" w:fill="E6E6E6"/>
            </w:rPr>
            <w:alias w:val="Program"/>
            <w:tag w:val="Program"/>
            <w:id w:val="377246445"/>
            <w:placeholder>
              <w:docPart w:val="C6CF8EBCCF9643E5B91B48EC2E4D1134"/>
            </w:placeholder>
            <w:showingPlcHdr/>
            <w:comboBox>
              <w:listItem w:value="Choose an item."/>
              <w:listItem w:displayText="LOVs TBD" w:value="LOVs TBD"/>
              <w:listItem w:displayText="CSRA Internal" w:value="CSRA Internal"/>
              <w:listItem w:displayText="AWSBS" w:value="AWSBS"/>
              <w:listItem w:displayText="AWS Cloud" w:value="AWS Cloud"/>
              <w:listItem w:displayText="BSOC" w:value="BSOC"/>
              <w:listItem w:displayText="BICS" w:value="BICS"/>
              <w:listItem w:displayText="BISA" w:value="BISA"/>
              <w:listItem w:displayText="C4ISR" w:value="C4ISR"/>
              <w:listItem w:displayText="CES" w:value="CES"/>
              <w:listItem w:displayText="C-SHaRPS" w:value="C-SHaRPS"/>
              <w:listItem w:displayText="DCITA" w:value="DCITA"/>
              <w:listItem w:displayText="eMedNY" w:value="eMedNY"/>
              <w:listItem w:displayText="FAA EMS 365" w:value="FAA EMS 365"/>
              <w:listItem w:displayText="FAA FCS" w:value="FAA FCS"/>
              <w:listItem w:displayText="FAA UAS" w:value="FAA UAS"/>
              <w:listItem w:displayText="GCRM" w:value="GCRM"/>
              <w:listItem w:displayText="GovSOC" w:value="GovSOC"/>
              <w:listItem w:displayText="LSE" w:value="LSE"/>
              <w:listItem w:displayText="LSS" w:value="LSS"/>
              <w:listItem w:displayText="NCMMIS" w:value="NCMMIS"/>
              <w:listItem w:displayText="NES" w:value="NES"/>
              <w:listItem w:displayText="NFIP" w:value="NFIP"/>
              <w:listItem w:displayText="NYHX" w:value="NYHX"/>
              <w:listItem w:displayText="PTS" w:value="PTS"/>
              <w:listItem w:displayText="RDC" w:value="RDC"/>
              <w:listItem w:displayText="SRA" w:value="SRA"/>
              <w:listItem w:displayText="WRAPS" w:value="WRAPS"/>
              <w:listItem w:displayText="WTC" w:value="WTC"/>
            </w:comboBox>
          </w:sdtPr>
          <w:sdtContent>
            <w:tc>
              <w:tcPr>
                <w:tcW w:w="7553" w:type="dxa"/>
                <w:gridSpan w:val="5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9592CD" w14:textId="77777777" w:rsidR="00B65E67" w:rsidRPr="00784FC5" w:rsidRDefault="00B65E67" w:rsidP="00271E9C">
                <w:pPr>
                  <w:rPr>
                    <w:rFonts w:ascii="Arial" w:hAnsi="Arial" w:cs="Arial"/>
                    <w:iCs/>
                    <w:sz w:val="24"/>
                    <w:szCs w:val="24"/>
                  </w:rPr>
                </w:pPr>
                <w:r w:rsidRPr="00784FC5">
                  <w:rPr>
                    <w:rStyle w:val="PlaceholderText"/>
                    <w:rFonts w:ascii="Arial" w:hAnsi="Arial" w:cs="Arial"/>
                    <w:b/>
                    <w:sz w:val="24"/>
                    <w:szCs w:val="24"/>
                  </w:rPr>
                  <w:t>Choose an item.</w:t>
                </w:r>
              </w:p>
            </w:tc>
          </w:sdtContent>
        </w:sdt>
      </w:tr>
      <w:tr w:rsidR="00B65E67" w:rsidRPr="00805694" w14:paraId="1B44E5B6" w14:textId="77777777" w:rsidTr="00B65E67">
        <w:trPr>
          <w:trHeight w:val="80"/>
          <w:jc w:val="center"/>
        </w:trPr>
        <w:tc>
          <w:tcPr>
            <w:tcW w:w="10784" w:type="dxa"/>
            <w:gridSpan w:val="8"/>
            <w:tcBorders>
              <w:top w:val="single" w:sz="4" w:space="0" w:color="auto"/>
            </w:tcBorders>
            <w:vAlign w:val="center"/>
          </w:tcPr>
          <w:p w14:paraId="35265984" w14:textId="77777777" w:rsidR="00B65E67" w:rsidRPr="00627D0B" w:rsidRDefault="00B65E67" w:rsidP="00271E9C">
            <w:pPr>
              <w:pStyle w:val="FieldText"/>
              <w:rPr>
                <w:rFonts w:cs="Arial"/>
                <w:sz w:val="20"/>
                <w:szCs w:val="20"/>
              </w:rPr>
            </w:pPr>
          </w:p>
        </w:tc>
      </w:tr>
      <w:tr w:rsidR="004F1ABB" w:rsidRPr="004439EE" w14:paraId="0AECE231" w14:textId="77777777" w:rsidTr="00B65E67">
        <w:trPr>
          <w:trHeight w:val="360"/>
          <w:jc w:val="center"/>
        </w:trPr>
        <w:tc>
          <w:tcPr>
            <w:tcW w:w="10784" w:type="dxa"/>
            <w:gridSpan w:val="8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3D2D38E8" w14:textId="77777777" w:rsidR="004F1ABB" w:rsidRPr="00A63DBB" w:rsidRDefault="004F1ABB" w:rsidP="00B65E67">
            <w:pPr>
              <w:pStyle w:val="FieldText"/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</w:pPr>
            <w:r w:rsidRPr="00A63DBB">
              <w:rPr>
                <w:rFonts w:cs="Arial"/>
                <w:color w:val="FFFFFF" w:themeColor="background1"/>
                <w:sz w:val="24"/>
                <w:szCs w:val="24"/>
                <w:highlight w:val="green"/>
              </w:rPr>
              <w:t>Job Aid(s) – For Knowledge Management Internal Use</w:t>
            </w:r>
          </w:p>
        </w:tc>
      </w:tr>
      <w:tr w:rsidR="004F1ABB" w:rsidRPr="00805694" w14:paraId="6D4B2597" w14:textId="77777777" w:rsidTr="00B65E67">
        <w:trPr>
          <w:trHeight w:val="540"/>
          <w:jc w:val="center"/>
        </w:trPr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3756" w14:textId="77777777" w:rsidR="004F1ABB" w:rsidRPr="00A63DBB" w:rsidRDefault="004F1ABB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A63DBB">
              <w:rPr>
                <w:rFonts w:ascii="Arial" w:hAnsi="Arial" w:cs="Arial"/>
                <w:sz w:val="24"/>
                <w:szCs w:val="24"/>
                <w:highlight w:val="green"/>
              </w:rPr>
              <w:t>Job Aid(s) Required:</w:t>
            </w:r>
          </w:p>
        </w:tc>
        <w:sdt>
          <w:sdtPr>
            <w:rPr>
              <w:rFonts w:ascii="Arial" w:hAnsi="Arial" w:cs="Arial"/>
              <w:b/>
              <w:iCs/>
              <w:color w:val="2B579A"/>
              <w:sz w:val="24"/>
              <w:szCs w:val="24"/>
              <w:shd w:val="clear" w:color="auto" w:fill="E6E6E6"/>
            </w:rPr>
            <w:id w:val="-2090062694"/>
            <w:placeholder>
              <w:docPart w:val="43EE0366C8C148B1B7CA3A1E7EFE45C6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3239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28DA74D" w14:textId="77777777" w:rsidR="004F1ABB" w:rsidRPr="007F0667" w:rsidRDefault="004F1ABB" w:rsidP="00271E9C">
                <w:pPr>
                  <w:rPr>
                    <w:rFonts w:ascii="Arial" w:hAnsi="Arial" w:cs="Arial"/>
                    <w:b/>
                    <w:iCs/>
                    <w:sz w:val="24"/>
                    <w:szCs w:val="24"/>
                  </w:rPr>
                </w:pPr>
                <w:r w:rsidRPr="00AA2B4B">
                  <w:rPr>
                    <w:rStyle w:val="PlaceholderText"/>
                    <w:rFonts w:ascii="Arial" w:hAnsi="Arial" w:cs="Arial"/>
                    <w:b/>
                    <w:sz w:val="24"/>
                    <w:szCs w:val="24"/>
                  </w:rPr>
                  <w:t>Choose an item.</w:t>
                </w:r>
              </w:p>
            </w:tc>
          </w:sdtContent>
        </w:sdt>
        <w:tc>
          <w:tcPr>
            <w:tcW w:w="2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7EC46" w14:textId="77777777" w:rsidR="004F1ABB" w:rsidRPr="00AA2B4B" w:rsidRDefault="004F1ABB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B3845">
              <w:rPr>
                <w:rFonts w:ascii="Arial" w:hAnsi="Arial" w:cs="Arial"/>
                <w:sz w:val="24"/>
                <w:szCs w:val="24"/>
                <w:highlight w:val="green"/>
              </w:rPr>
              <w:t>Publish to Portal:</w:t>
            </w:r>
          </w:p>
        </w:tc>
        <w:sdt>
          <w:sdtPr>
            <w:rPr>
              <w:rFonts w:cs="Arial"/>
              <w:color w:val="2B579A"/>
              <w:sz w:val="24"/>
              <w:szCs w:val="24"/>
              <w:shd w:val="clear" w:color="auto" w:fill="E6E6E6"/>
            </w:rPr>
            <w:id w:val="1601915797"/>
            <w:placeholder>
              <w:docPart w:val="794E5C2E8C3D492EB5CC3FEDED6503AD"/>
            </w:placeholder>
            <w:showingPlcHdr/>
            <w:comboBox>
              <w:listItem w:value="Choose an item."/>
              <w:listItem w:displayText="Yes" w:value="Yes"/>
              <w:listItem w:displayText="No" w:value="No"/>
            </w:comboBox>
          </w:sdtPr>
          <w:sdtContent>
            <w:tc>
              <w:tcPr>
                <w:tcW w:w="29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0FEEDB" w14:textId="77777777" w:rsidR="004F1ABB" w:rsidRPr="00AA2B4B" w:rsidRDefault="004F1ABB" w:rsidP="00271E9C">
                <w:pPr>
                  <w:pStyle w:val="FieldText"/>
                  <w:rPr>
                    <w:rFonts w:cs="Arial"/>
                    <w:sz w:val="24"/>
                    <w:szCs w:val="24"/>
                  </w:rPr>
                </w:pPr>
                <w:r w:rsidRPr="00AA2B4B">
                  <w:rPr>
                    <w:rStyle w:val="PlaceholderText"/>
                    <w:rFonts w:cs="Arial"/>
                    <w:sz w:val="24"/>
                    <w:szCs w:val="24"/>
                  </w:rPr>
                  <w:t>Choose an item.</w:t>
                </w:r>
              </w:p>
            </w:tc>
          </w:sdtContent>
        </w:sdt>
      </w:tr>
      <w:tr w:rsidR="004F1ABB" w:rsidRPr="00805694" w14:paraId="3285DDC4" w14:textId="77777777" w:rsidTr="00B65E67">
        <w:trPr>
          <w:trHeight w:val="477"/>
          <w:jc w:val="center"/>
        </w:trPr>
        <w:tc>
          <w:tcPr>
            <w:tcW w:w="2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E107B" w14:textId="77777777" w:rsidR="004F1ABB" w:rsidRPr="00A63DBB" w:rsidRDefault="004F1ABB" w:rsidP="00271E9C">
            <w:pPr>
              <w:pStyle w:val="BodyText"/>
              <w:spacing w:after="0"/>
              <w:rPr>
                <w:rFonts w:ascii="Arial" w:hAnsi="Arial" w:cs="Arial"/>
                <w:sz w:val="24"/>
                <w:szCs w:val="24"/>
                <w:highlight w:val="green"/>
              </w:rPr>
            </w:pPr>
            <w:r w:rsidRPr="00A63DBB">
              <w:rPr>
                <w:rFonts w:ascii="Arial" w:hAnsi="Arial" w:cs="Arial"/>
                <w:sz w:val="24"/>
                <w:szCs w:val="24"/>
                <w:highlight w:val="green"/>
              </w:rPr>
              <w:t>Job Aid Title(s):</w:t>
            </w:r>
          </w:p>
        </w:tc>
        <w:tc>
          <w:tcPr>
            <w:tcW w:w="82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B3DFD" w14:textId="0A138727" w:rsidR="004F1ABB" w:rsidRPr="00805694" w:rsidRDefault="00310180" w:rsidP="00271E9C">
            <w:pPr>
              <w:pStyle w:val="FieldText"/>
              <w:rPr>
                <w:rFonts w:cs="Arial"/>
                <w:sz w:val="24"/>
                <w:szCs w:val="24"/>
              </w:rPr>
            </w:pPr>
            <w:r w:rsidRPr="00310180">
              <w:rPr>
                <w:rFonts w:cs="Arial"/>
                <w:sz w:val="24"/>
                <w:szCs w:val="24"/>
                <w:highlight w:val="cyan"/>
              </w:rPr>
              <w:t xml:space="preserve">Insert reference docs used in </w:t>
            </w:r>
            <w:proofErr w:type="gramStart"/>
            <w:r w:rsidRPr="00310180">
              <w:rPr>
                <w:rFonts w:cs="Arial"/>
                <w:sz w:val="24"/>
                <w:szCs w:val="24"/>
                <w:highlight w:val="cyan"/>
              </w:rPr>
              <w:t>the RAG</w:t>
            </w:r>
            <w:proofErr w:type="gramEnd"/>
            <w:r w:rsidRPr="00310180">
              <w:rPr>
                <w:rFonts w:cs="Arial"/>
                <w:sz w:val="24"/>
                <w:szCs w:val="24"/>
                <w:highlight w:val="cyan"/>
              </w:rPr>
              <w:t xml:space="preserve"> and manual addition as well</w:t>
            </w:r>
          </w:p>
        </w:tc>
      </w:tr>
      <w:tr w:rsidR="004F1ABB" w:rsidRPr="00805694" w14:paraId="17D0DD79" w14:textId="77777777" w:rsidTr="00B65E67">
        <w:trPr>
          <w:trHeight w:val="1323"/>
          <w:jc w:val="center"/>
        </w:trPr>
        <w:tc>
          <w:tcPr>
            <w:tcW w:w="10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96D49" w14:textId="77777777" w:rsidR="004F1ABB" w:rsidRPr="004B76FC" w:rsidRDefault="004F1ABB" w:rsidP="00271E9C">
            <w:pPr>
              <w:pStyle w:val="FieldText"/>
              <w:rPr>
                <w:rFonts w:cs="Arial"/>
                <w:b w:val="0"/>
                <w:sz w:val="24"/>
                <w:szCs w:val="24"/>
                <w:highlight w:val="green"/>
              </w:rPr>
            </w:pPr>
            <w:r w:rsidRPr="004B76FC">
              <w:rPr>
                <w:rFonts w:cs="Arial"/>
                <w:b w:val="0"/>
                <w:sz w:val="24"/>
                <w:szCs w:val="24"/>
                <w:highlight w:val="green"/>
              </w:rPr>
              <w:t>Attach Job Aid(s) in the space provided below:</w:t>
            </w:r>
          </w:p>
          <w:p w14:paraId="1D02757E" w14:textId="77777777" w:rsidR="004F1ABB" w:rsidRPr="004B76FC" w:rsidRDefault="004F1ABB" w:rsidP="00243363">
            <w:pPr>
              <w:pStyle w:val="FieldText"/>
              <w:numPr>
                <w:ilvl w:val="0"/>
                <w:numId w:val="4"/>
              </w:numPr>
              <w:ind w:left="334"/>
              <w:rPr>
                <w:rFonts w:cs="Arial"/>
                <w:b w:val="0"/>
                <w:sz w:val="20"/>
                <w:szCs w:val="20"/>
                <w:highlight w:val="green"/>
              </w:rPr>
            </w:pPr>
            <w:r w:rsidRPr="004B76FC">
              <w:rPr>
                <w:rFonts w:cs="Arial"/>
                <w:b w:val="0"/>
                <w:sz w:val="20"/>
                <w:szCs w:val="20"/>
                <w:highlight w:val="green"/>
              </w:rPr>
              <w:t>To insert the job aid as an object, from the “Insert” tab, click “Object” menu option on the right side of the tab.</w:t>
            </w:r>
          </w:p>
          <w:p w14:paraId="026232CD" w14:textId="77777777" w:rsidR="004F1ABB" w:rsidRPr="004B76FC" w:rsidRDefault="004F1ABB" w:rsidP="00243363">
            <w:pPr>
              <w:pStyle w:val="FieldText"/>
              <w:numPr>
                <w:ilvl w:val="0"/>
                <w:numId w:val="4"/>
              </w:numPr>
              <w:ind w:left="334"/>
              <w:rPr>
                <w:rFonts w:cs="Arial"/>
                <w:b w:val="0"/>
                <w:sz w:val="20"/>
                <w:szCs w:val="20"/>
                <w:highlight w:val="green"/>
              </w:rPr>
            </w:pPr>
            <w:r w:rsidRPr="004B76FC">
              <w:rPr>
                <w:rFonts w:cs="Arial"/>
                <w:b w:val="0"/>
                <w:sz w:val="20"/>
                <w:szCs w:val="20"/>
                <w:highlight w:val="green"/>
              </w:rPr>
              <w:t>Select “the Create from File” tab. Browse to the job aid and select the file to attach.</w:t>
            </w:r>
          </w:p>
          <w:p w14:paraId="0C4395A7" w14:textId="77777777" w:rsidR="004F1ABB" w:rsidRPr="00627D0B" w:rsidRDefault="004F1ABB" w:rsidP="00243363">
            <w:pPr>
              <w:pStyle w:val="FieldText"/>
              <w:numPr>
                <w:ilvl w:val="0"/>
                <w:numId w:val="4"/>
              </w:numPr>
              <w:ind w:left="334"/>
              <w:rPr>
                <w:rFonts w:cs="Arial"/>
                <w:b w:val="0"/>
                <w:sz w:val="24"/>
                <w:szCs w:val="24"/>
              </w:rPr>
            </w:pPr>
            <w:r w:rsidRPr="004B76FC">
              <w:rPr>
                <w:rFonts w:cs="Arial"/>
                <w:b w:val="0"/>
                <w:sz w:val="20"/>
                <w:szCs w:val="20"/>
                <w:highlight w:val="green"/>
              </w:rPr>
              <w:t>Click “Display As Icon” to display the attached job aid as an icon.</w:t>
            </w:r>
          </w:p>
        </w:tc>
      </w:tr>
      <w:tr w:rsidR="004F1ABB" w:rsidRPr="00805694" w14:paraId="522EDCDB" w14:textId="77777777" w:rsidTr="00B65E67">
        <w:trPr>
          <w:trHeight w:val="1340"/>
          <w:jc w:val="center"/>
        </w:trPr>
        <w:tc>
          <w:tcPr>
            <w:tcW w:w="10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F19" w14:textId="77777777" w:rsidR="004F1ABB" w:rsidRPr="00805694" w:rsidRDefault="004F1ABB" w:rsidP="00271E9C">
            <w:pPr>
              <w:pStyle w:val="FieldText"/>
              <w:jc w:val="center"/>
              <w:rPr>
                <w:rFonts w:cs="Arial"/>
                <w:sz w:val="24"/>
                <w:szCs w:val="24"/>
              </w:rPr>
            </w:pPr>
          </w:p>
        </w:tc>
      </w:tr>
    </w:tbl>
    <w:p w14:paraId="6ADBACC0" w14:textId="77777777" w:rsidR="004F1ABB" w:rsidRDefault="004F1ABB" w:rsidP="00311661">
      <w:pPr>
        <w:rPr>
          <w:rStyle w:val="Emphasis"/>
          <w:i w:val="0"/>
        </w:rPr>
      </w:pPr>
    </w:p>
    <w:p w14:paraId="6F15453E" w14:textId="77777777" w:rsidR="00694792" w:rsidRDefault="00694792" w:rsidP="00311661">
      <w:pPr>
        <w:rPr>
          <w:rStyle w:val="Emphasis"/>
          <w:i w:val="0"/>
        </w:rPr>
      </w:pPr>
    </w:p>
    <w:p w14:paraId="045C00D2" w14:textId="77777777" w:rsidR="00694792" w:rsidRDefault="00694792" w:rsidP="00311661">
      <w:pPr>
        <w:rPr>
          <w:ins w:id="0" w:author="Cadell, George W CTR (USA)" w:date="2024-10-23T11:53:00Z"/>
          <w:b/>
          <w:bCs/>
          <w:iCs/>
        </w:rPr>
      </w:pPr>
    </w:p>
    <w:p w14:paraId="6293EC9D" w14:textId="77777777" w:rsidR="005222C6" w:rsidRDefault="005222C6" w:rsidP="00311661">
      <w:pPr>
        <w:rPr>
          <w:rStyle w:val="Emphasis"/>
          <w:i w:val="0"/>
        </w:rPr>
      </w:pPr>
    </w:p>
    <w:sectPr w:rsidR="005222C6" w:rsidSect="00FE6FF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7C7F8" w14:textId="77777777" w:rsidR="00616E69" w:rsidRPr="00265A0C" w:rsidRDefault="00616E69" w:rsidP="00265A0C">
      <w:r>
        <w:separator/>
      </w:r>
    </w:p>
  </w:endnote>
  <w:endnote w:type="continuationSeparator" w:id="0">
    <w:p w14:paraId="028E7AF9" w14:textId="77777777" w:rsidR="00616E69" w:rsidRPr="00265A0C" w:rsidRDefault="00616E69" w:rsidP="00265A0C">
      <w:r>
        <w:continuationSeparator/>
      </w:r>
    </w:p>
  </w:endnote>
  <w:endnote w:type="continuationNotice" w:id="1">
    <w:p w14:paraId="21E8760D" w14:textId="77777777" w:rsidR="00616E69" w:rsidRDefault="00616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8CBB0" w14:textId="77777777" w:rsidR="00265A0C" w:rsidRPr="001A0D82" w:rsidRDefault="00265A0C" w:rsidP="00265A0C">
    <w:pPr>
      <w:ind w:left="-720" w:right="-720"/>
      <w:rPr>
        <w:u w:val="single"/>
      </w:rPr>
    </w:pPr>
  </w:p>
  <w:p w14:paraId="0FFB1926" w14:textId="77777777" w:rsidR="00265A0C" w:rsidRDefault="00D3767E" w:rsidP="00DB5B2B">
    <w:pPr>
      <w:pStyle w:val="Footer"/>
      <w:tabs>
        <w:tab w:val="clear" w:pos="4680"/>
        <w:tab w:val="center" w:pos="4320"/>
      </w:tabs>
      <w:ind w:right="-720"/>
      <w:jc w:val="center"/>
    </w:pPr>
    <w:r>
      <w:rPr>
        <w:noProof/>
        <w:color w:val="2B579A"/>
        <w:u w:val="single"/>
        <w:shd w:val="clear" w:color="auto" w:fill="E6E6E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120134" wp14:editId="32C4F8F7">
              <wp:simplePos x="0" y="0"/>
              <wp:positionH relativeFrom="column">
                <wp:posOffset>-457200</wp:posOffset>
              </wp:positionH>
              <wp:positionV relativeFrom="paragraph">
                <wp:posOffset>-13335</wp:posOffset>
              </wp:positionV>
              <wp:extent cx="68580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961C85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-1.05pt" to="7in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"/>
          </w:pict>
        </mc:Fallback>
      </mc:AlternateContent>
    </w:r>
    <w:r w:rsidR="00265A0C">
      <w:rPr>
        <w:rStyle w:val="PageNumber"/>
      </w:rPr>
      <w:tab/>
    </w:r>
    <w:r w:rsidR="00265A0C" w:rsidRPr="00934CA0">
      <w:rPr>
        <w:rStyle w:val="PageNumber"/>
        <w:rFonts w:cs="Arial"/>
        <w:color w:val="5F5F5F"/>
        <w:sz w:val="18"/>
        <w:szCs w:val="18"/>
      </w:rPr>
      <w:tab/>
      <w:t xml:space="preserve">  </w:t>
    </w:r>
    <w:r w:rsidR="00265A0C">
      <w:rPr>
        <w:rStyle w:val="PageNumber"/>
        <w:rFonts w:cs="Arial"/>
        <w:color w:val="5F5F5F"/>
        <w:sz w:val="18"/>
        <w:szCs w:val="18"/>
      </w:rPr>
      <w:t xml:space="preserve">  </w:t>
    </w:r>
    <w:r w:rsidR="00B22A9B">
      <w:rPr>
        <w:rStyle w:val="PageNumber"/>
        <w:rFonts w:cs="Arial"/>
        <w:color w:val="5F5F5F"/>
        <w:sz w:val="18"/>
        <w:szCs w:val="18"/>
      </w:rPr>
      <w:t xml:space="preserve">  </w:t>
    </w:r>
    <w:r w:rsidR="00265A0C">
      <w:rPr>
        <w:rStyle w:val="PageNumber"/>
        <w:rFonts w:cs="Arial"/>
        <w:color w:val="5F5F5F"/>
        <w:sz w:val="18"/>
        <w:szCs w:val="18"/>
      </w:rPr>
      <w:t xml:space="preserve">    </w:t>
    </w:r>
    <w:r w:rsidR="00B22A9B">
      <w:rPr>
        <w:rStyle w:val="PageNumber"/>
        <w:rFonts w:cs="Arial"/>
        <w:color w:val="5F5F5F"/>
        <w:sz w:val="18"/>
        <w:szCs w:val="18"/>
      </w:rPr>
      <w:t xml:space="preserve">         </w:t>
    </w:r>
    <w:r w:rsidR="00DB5B2B">
      <w:rPr>
        <w:rStyle w:val="PageNumber"/>
        <w:rFonts w:cs="Arial"/>
        <w:color w:val="5F5F5F"/>
        <w:sz w:val="18"/>
        <w:szCs w:val="18"/>
      </w:rPr>
      <w:t xml:space="preserve">                    </w:t>
    </w:r>
  </w:p>
  <w:p w14:paraId="2F00842C" w14:textId="77777777" w:rsidR="00DB5B2B" w:rsidRPr="00015033" w:rsidRDefault="00DB5B2B" w:rsidP="00DB5B2B">
    <w:pPr>
      <w:autoSpaceDE w:val="0"/>
      <w:autoSpaceDN w:val="0"/>
      <w:spacing w:before="40" w:after="40"/>
      <w:rPr>
        <w:rFonts w:ascii="Times New Roman" w:hAnsi="Times New Roman"/>
        <w:sz w:val="18"/>
        <w:szCs w:val="18"/>
      </w:rPr>
    </w:pPr>
    <w:r w:rsidRPr="00015033">
      <w:rPr>
        <w:rStyle w:val="PageNumber"/>
        <w:rFonts w:ascii="Times New Roman" w:hAnsi="Times New Roman"/>
        <w:sz w:val="18"/>
        <w:szCs w:val="18"/>
      </w:rPr>
      <w:t>© 2020 GENERAL DYNAMICS INFORMATION TECHNOLOGY. ALL RIGHTS RESERVED.</w:t>
    </w:r>
  </w:p>
  <w:p w14:paraId="41DB5CC2" w14:textId="77777777" w:rsidR="00DB5B2B" w:rsidRDefault="00DB5B2B" w:rsidP="00DB5B2B">
    <w:pPr>
      <w:pStyle w:val="Footer"/>
      <w:jc w:val="center"/>
      <w:rPr>
        <w:rStyle w:val="PageNumber"/>
      </w:rPr>
    </w:pPr>
  </w:p>
  <w:p w14:paraId="178250FA" w14:textId="3EB0CDA5" w:rsidR="00265A0C" w:rsidRDefault="00DB5B2B" w:rsidP="00DB5B2B">
    <w:pPr>
      <w:pStyle w:val="Footer"/>
      <w:jc w:val="center"/>
      <w:rPr>
        <w:rStyle w:val="PageNumber"/>
        <w:rFonts w:ascii="Times New Roman" w:hAnsi="Times New Roman"/>
        <w:sz w:val="18"/>
        <w:szCs w:val="18"/>
      </w:rPr>
    </w:pPr>
    <w:r w:rsidRPr="00DB5B2B">
      <w:rPr>
        <w:rStyle w:val="PageNumber"/>
        <w:rFonts w:ascii="Times New Roman" w:hAnsi="Times New Roman"/>
        <w:sz w:val="18"/>
        <w:szCs w:val="18"/>
      </w:rPr>
      <w:t xml:space="preserve">Page | </w:t>
    </w:r>
    <w:r w:rsidRPr="00DB5B2B">
      <w:rPr>
        <w:rStyle w:val="PageNumber"/>
        <w:rFonts w:ascii="Times New Roman" w:hAnsi="Times New Roman"/>
        <w:sz w:val="18"/>
        <w:szCs w:val="18"/>
      </w:rPr>
      <w:fldChar w:fldCharType="begin"/>
    </w:r>
    <w:r w:rsidRPr="00DB5B2B">
      <w:rPr>
        <w:rStyle w:val="PageNumber"/>
        <w:rFonts w:ascii="Times New Roman" w:hAnsi="Times New Roman"/>
        <w:sz w:val="18"/>
        <w:szCs w:val="18"/>
      </w:rPr>
      <w:instrText xml:space="preserve"> PAGE   \* MERGEFORMAT </w:instrText>
    </w:r>
    <w:r w:rsidRPr="00DB5B2B">
      <w:rPr>
        <w:rStyle w:val="PageNumber"/>
        <w:rFonts w:ascii="Times New Roman" w:hAnsi="Times New Roman"/>
        <w:sz w:val="18"/>
        <w:szCs w:val="18"/>
      </w:rPr>
      <w:fldChar w:fldCharType="separate"/>
    </w:r>
    <w:r w:rsidR="00E35387">
      <w:rPr>
        <w:rStyle w:val="PageNumber"/>
        <w:rFonts w:ascii="Times New Roman" w:hAnsi="Times New Roman"/>
        <w:noProof/>
        <w:sz w:val="18"/>
        <w:szCs w:val="18"/>
      </w:rPr>
      <w:t>1</w:t>
    </w:r>
    <w:r w:rsidRPr="00DB5B2B">
      <w:rPr>
        <w:rStyle w:val="PageNumber"/>
        <w:rFonts w:ascii="Times New Roman" w:hAnsi="Times New Roman"/>
        <w:sz w:val="18"/>
        <w:szCs w:val="18"/>
      </w:rPr>
      <w:fldChar w:fldCharType="end"/>
    </w:r>
  </w:p>
  <w:p w14:paraId="74D70A3D" w14:textId="3CD78657" w:rsidR="00CC4CEB" w:rsidRPr="00CC4CEB" w:rsidRDefault="00CC4CEB" w:rsidP="00DB5B2B">
    <w:pPr>
      <w:pStyle w:val="Footer"/>
      <w:jc w:val="center"/>
      <w:rPr>
        <w:rFonts w:ascii="Arial" w:hAnsi="Arial" w:cs="Arial"/>
        <w:b/>
        <w:bCs/>
        <w:color w:val="00B050"/>
        <w:sz w:val="18"/>
        <w:szCs w:val="18"/>
      </w:rPr>
    </w:pPr>
    <w:r>
      <w:rPr>
        <w:rFonts w:ascii="Arial" w:hAnsi="Arial" w:cs="Arial"/>
        <w:b/>
        <w:bCs/>
        <w:color w:val="00B050"/>
        <w:sz w:val="18"/>
        <w:szCs w:val="18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35D4" w14:textId="77777777" w:rsidR="00616E69" w:rsidRPr="00265A0C" w:rsidRDefault="00616E69" w:rsidP="00265A0C">
      <w:r>
        <w:separator/>
      </w:r>
    </w:p>
  </w:footnote>
  <w:footnote w:type="continuationSeparator" w:id="0">
    <w:p w14:paraId="2AA128B5" w14:textId="77777777" w:rsidR="00616E69" w:rsidRPr="00265A0C" w:rsidRDefault="00616E69" w:rsidP="00265A0C">
      <w:r>
        <w:continuationSeparator/>
      </w:r>
    </w:p>
  </w:footnote>
  <w:footnote w:type="continuationNotice" w:id="1">
    <w:p w14:paraId="2FD3E6CE" w14:textId="77777777" w:rsidR="00616E69" w:rsidRDefault="00616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BA12" w14:textId="2C04512D" w:rsidR="00CC4CEB" w:rsidRPr="00CC4CEB" w:rsidRDefault="00000000" w:rsidP="00CC4CEB">
    <w:pPr>
      <w:pStyle w:val="Header"/>
      <w:pBdr>
        <w:bottom w:val="single" w:sz="4" w:space="3" w:color="auto"/>
      </w:pBdr>
      <w:ind w:left="-720" w:right="-720"/>
      <w:jc w:val="center"/>
      <w:rPr>
        <w:rFonts w:ascii="Arial" w:hAnsi="Arial" w:cs="Arial"/>
        <w:b/>
        <w:bCs/>
        <w:noProof/>
        <w:color w:val="00B050"/>
        <w:sz w:val="18"/>
        <w:szCs w:val="18"/>
      </w:rPr>
    </w:pPr>
    <w:sdt>
      <w:sdtPr>
        <w:rPr>
          <w:rFonts w:ascii="Arial" w:hAnsi="Arial" w:cs="Arial"/>
          <w:b/>
          <w:bCs/>
          <w:noProof/>
          <w:color w:val="5F5F5F"/>
          <w:sz w:val="18"/>
          <w:szCs w:val="18"/>
        </w:rPr>
        <w:id w:val="-271942519"/>
        <w:docPartObj>
          <w:docPartGallery w:val="Watermarks"/>
          <w:docPartUnique/>
        </w:docPartObj>
      </w:sdtPr>
      <w:sdtContent>
        <w:r>
          <w:rPr>
            <w:rFonts w:ascii="Arial" w:hAnsi="Arial" w:cs="Arial"/>
            <w:b/>
            <w:bCs/>
            <w:noProof/>
            <w:color w:val="5F5F5F"/>
            <w:sz w:val="18"/>
            <w:szCs w:val="18"/>
          </w:rPr>
          <w:pict w14:anchorId="50D455A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CC4CEB">
      <w:rPr>
        <w:rFonts w:ascii="Arial" w:hAnsi="Arial" w:cs="Arial"/>
        <w:b/>
        <w:bCs/>
        <w:noProof/>
        <w:color w:val="00B050"/>
        <w:sz w:val="18"/>
        <w:szCs w:val="18"/>
      </w:rPr>
      <w:t>UNCLASSIFIED</w:t>
    </w:r>
  </w:p>
  <w:p w14:paraId="64F0DDEE" w14:textId="219FC4C7" w:rsidR="00265A0C" w:rsidRPr="00D46AF4" w:rsidRDefault="001316D1" w:rsidP="00265A0C">
    <w:pPr>
      <w:pStyle w:val="Header"/>
      <w:pBdr>
        <w:bottom w:val="single" w:sz="4" w:space="3" w:color="auto"/>
      </w:pBdr>
      <w:ind w:left="-720" w:right="-720"/>
      <w:rPr>
        <w:sz w:val="16"/>
        <w:szCs w:val="16"/>
      </w:rPr>
    </w:pPr>
    <w:r>
      <w:rPr>
        <w:rFonts w:ascii="Arial" w:hAnsi="Arial" w:cs="Arial"/>
        <w:b/>
        <w:bCs/>
        <w:noProof/>
        <w:color w:val="5F5F5F"/>
        <w:sz w:val="18"/>
        <w:szCs w:val="18"/>
      </w:rPr>
      <w:t>FSE</w:t>
    </w:r>
    <w:r w:rsidR="00D84C95">
      <w:rPr>
        <w:rFonts w:ascii="Arial" w:hAnsi="Arial" w:cs="Arial"/>
        <w:b/>
        <w:bCs/>
        <w:noProof/>
        <w:color w:val="5F5F5F"/>
        <w:sz w:val="18"/>
        <w:szCs w:val="18"/>
      </w:rPr>
      <w:t xml:space="preserve"> / FSW</w:t>
    </w:r>
    <w:r>
      <w:rPr>
        <w:rFonts w:ascii="Arial" w:hAnsi="Arial" w:cs="Arial"/>
        <w:b/>
        <w:bCs/>
        <w:noProof/>
        <w:color w:val="5F5F5F"/>
        <w:sz w:val="18"/>
        <w:szCs w:val="18"/>
      </w:rPr>
      <w:t xml:space="preserve"> </w:t>
    </w:r>
    <w:r w:rsidR="72386755" w:rsidRPr="72386755">
      <w:rPr>
        <w:rFonts w:ascii="Arial" w:hAnsi="Arial" w:cs="Arial"/>
        <w:b/>
        <w:bCs/>
        <w:noProof/>
        <w:color w:val="5F5F5F"/>
        <w:sz w:val="18"/>
        <w:szCs w:val="18"/>
      </w:rPr>
      <w:t>Knowledge Article Template</w:t>
    </w:r>
    <w:r w:rsidR="003D3711">
      <w:rPr>
        <w:rFonts w:ascii="Arial" w:hAnsi="Arial" w:cs="Arial"/>
        <w:b/>
        <w:noProof/>
        <w:color w:val="5F5F5F"/>
        <w:sz w:val="18"/>
        <w:szCs w:val="18"/>
      </w:rPr>
      <w:tab/>
    </w:r>
    <w:r w:rsidR="003D3711">
      <w:rPr>
        <w:rFonts w:ascii="Arial" w:hAnsi="Arial" w:cs="Arial"/>
        <w:b/>
        <w:noProof/>
        <w:color w:val="5F5F5F"/>
        <w:sz w:val="18"/>
        <w:szCs w:val="18"/>
      </w:rPr>
      <w:tab/>
    </w:r>
    <w:r w:rsidR="72386755" w:rsidRPr="72386755">
      <w:rPr>
        <w:rFonts w:ascii="Arial" w:hAnsi="Arial" w:cs="Arial"/>
        <w:b/>
        <w:bCs/>
        <w:noProof/>
        <w:color w:val="5F5F5F"/>
        <w:sz w:val="18"/>
        <w:szCs w:val="18"/>
      </w:rPr>
      <w:t xml:space="preserve">  </w:t>
    </w:r>
  </w:p>
  <w:p w14:paraId="077ECE6D" w14:textId="77777777" w:rsidR="00265A0C" w:rsidRDefault="002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904"/>
    <w:multiLevelType w:val="hybridMultilevel"/>
    <w:tmpl w:val="DCE01C78"/>
    <w:lvl w:ilvl="0" w:tplc="2D60432C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plc="803C171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plc="68A62A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plc="36B2D20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plc="F5BCDAF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plc="4B02038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plc="0DC0E38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plc="5AB6748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plc="86DACFB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E188D"/>
    <w:multiLevelType w:val="multilevel"/>
    <w:tmpl w:val="41DAD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54F0C"/>
    <w:multiLevelType w:val="multilevel"/>
    <w:tmpl w:val="41DAD8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CAF0D"/>
    <w:multiLevelType w:val="hybridMultilevel"/>
    <w:tmpl w:val="FFFFFFFF"/>
    <w:lvl w:ilvl="0" w:tplc="6A5A9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0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A0D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CA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4A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0C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68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A2D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27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E039A"/>
    <w:multiLevelType w:val="multilevel"/>
    <w:tmpl w:val="93E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E2C62"/>
    <w:multiLevelType w:val="multilevel"/>
    <w:tmpl w:val="323698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2526B"/>
    <w:multiLevelType w:val="hybridMultilevel"/>
    <w:tmpl w:val="2E446B7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2C631128"/>
    <w:multiLevelType w:val="hybridMultilevel"/>
    <w:tmpl w:val="A9D03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548D6"/>
    <w:multiLevelType w:val="hybridMultilevel"/>
    <w:tmpl w:val="F280C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453E96"/>
    <w:multiLevelType w:val="multilevel"/>
    <w:tmpl w:val="832C8FF2"/>
    <w:lvl w:ilvl="0">
      <w:start w:val="1"/>
      <w:numFmt w:val="bullet"/>
      <w:pStyle w:val="ListBullet1"/>
      <w:lvlText w:val="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D593D97"/>
    <w:multiLevelType w:val="multilevel"/>
    <w:tmpl w:val="93E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4583B"/>
    <w:multiLevelType w:val="hybridMultilevel"/>
    <w:tmpl w:val="8738E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048C0"/>
    <w:multiLevelType w:val="multilevel"/>
    <w:tmpl w:val="AAEA4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C648FA"/>
    <w:multiLevelType w:val="hybridMultilevel"/>
    <w:tmpl w:val="B45C9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24306"/>
    <w:multiLevelType w:val="multilevel"/>
    <w:tmpl w:val="20E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051124"/>
    <w:multiLevelType w:val="multilevel"/>
    <w:tmpl w:val="875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3C0D9C"/>
    <w:multiLevelType w:val="multilevel"/>
    <w:tmpl w:val="0AB64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start w:val="1"/>
      <w:numFmt w:val="bullet"/>
      <w:lvlText w:val=""/>
      <w:lvlJc w:val="left"/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06414"/>
    <w:multiLevelType w:val="hybridMultilevel"/>
    <w:tmpl w:val="4F6A1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3B79BB"/>
    <w:multiLevelType w:val="multilevel"/>
    <w:tmpl w:val="FF32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76A80"/>
    <w:multiLevelType w:val="hybridMultilevel"/>
    <w:tmpl w:val="E230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A3050"/>
    <w:multiLevelType w:val="hybridMultilevel"/>
    <w:tmpl w:val="67D48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C91C8C"/>
    <w:multiLevelType w:val="multilevel"/>
    <w:tmpl w:val="AAEA4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55A8E"/>
    <w:multiLevelType w:val="multilevel"/>
    <w:tmpl w:val="323698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3502B8"/>
    <w:multiLevelType w:val="multilevel"/>
    <w:tmpl w:val="93E8C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433A14"/>
    <w:multiLevelType w:val="hybridMultilevel"/>
    <w:tmpl w:val="87D44E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E160C6F"/>
    <w:multiLevelType w:val="hybridMultilevel"/>
    <w:tmpl w:val="8E20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486967"/>
    <w:multiLevelType w:val="multilevel"/>
    <w:tmpl w:val="AAEA4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7C7E8F"/>
    <w:multiLevelType w:val="hybridMultilevel"/>
    <w:tmpl w:val="FFFFFFFF"/>
    <w:lvl w:ilvl="0" w:tplc="B772F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A7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E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D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AE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A21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84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24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16F0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22127D"/>
    <w:multiLevelType w:val="hybridMultilevel"/>
    <w:tmpl w:val="E2DC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3DB0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D5760"/>
    <w:multiLevelType w:val="hybridMultilevel"/>
    <w:tmpl w:val="9606F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749507">
    <w:abstractNumId w:val="27"/>
  </w:num>
  <w:num w:numId="2" w16cid:durableId="2068413592">
    <w:abstractNumId w:val="3"/>
  </w:num>
  <w:num w:numId="3" w16cid:durableId="2066176466">
    <w:abstractNumId w:val="29"/>
  </w:num>
  <w:num w:numId="4" w16cid:durableId="2047634858">
    <w:abstractNumId w:val="7"/>
  </w:num>
  <w:num w:numId="5" w16cid:durableId="1508062163">
    <w:abstractNumId w:val="9"/>
  </w:num>
  <w:num w:numId="6" w16cid:durableId="2129229125">
    <w:abstractNumId w:val="2"/>
  </w:num>
  <w:num w:numId="7" w16cid:durableId="1216702615">
    <w:abstractNumId w:val="21"/>
  </w:num>
  <w:num w:numId="8" w16cid:durableId="1277560491">
    <w:abstractNumId w:val="0"/>
  </w:num>
  <w:num w:numId="9" w16cid:durableId="1503661878">
    <w:abstractNumId w:val="14"/>
  </w:num>
  <w:num w:numId="10" w16cid:durableId="105002240">
    <w:abstractNumId w:val="15"/>
  </w:num>
  <w:num w:numId="11" w16cid:durableId="1229267357">
    <w:abstractNumId w:val="16"/>
  </w:num>
  <w:num w:numId="12" w16cid:durableId="1574973632">
    <w:abstractNumId w:val="18"/>
  </w:num>
  <w:num w:numId="13" w16cid:durableId="137721939">
    <w:abstractNumId w:val="23"/>
  </w:num>
  <w:num w:numId="14" w16cid:durableId="1257128816">
    <w:abstractNumId w:val="22"/>
  </w:num>
  <w:num w:numId="15" w16cid:durableId="2141530234">
    <w:abstractNumId w:val="10"/>
  </w:num>
  <w:num w:numId="16" w16cid:durableId="1812599603">
    <w:abstractNumId w:val="26"/>
  </w:num>
  <w:num w:numId="17" w16cid:durableId="1586723602">
    <w:abstractNumId w:val="4"/>
  </w:num>
  <w:num w:numId="18" w16cid:durableId="864683112">
    <w:abstractNumId w:val="12"/>
  </w:num>
  <w:num w:numId="19" w16cid:durableId="715197171">
    <w:abstractNumId w:val="11"/>
  </w:num>
  <w:num w:numId="20" w16cid:durableId="1157649372">
    <w:abstractNumId w:val="19"/>
  </w:num>
  <w:num w:numId="21" w16cid:durableId="1243830125">
    <w:abstractNumId w:val="8"/>
  </w:num>
  <w:num w:numId="22" w16cid:durableId="291329795">
    <w:abstractNumId w:val="13"/>
  </w:num>
  <w:num w:numId="23" w16cid:durableId="323971184">
    <w:abstractNumId w:val="20"/>
  </w:num>
  <w:num w:numId="24" w16cid:durableId="2006666844">
    <w:abstractNumId w:val="5"/>
  </w:num>
  <w:num w:numId="25" w16cid:durableId="1186990266">
    <w:abstractNumId w:val="28"/>
  </w:num>
  <w:num w:numId="26" w16cid:durableId="320692542">
    <w:abstractNumId w:val="24"/>
  </w:num>
  <w:num w:numId="27" w16cid:durableId="2099593678">
    <w:abstractNumId w:val="1"/>
  </w:num>
  <w:num w:numId="28" w16cid:durableId="335890842">
    <w:abstractNumId w:val="25"/>
  </w:num>
  <w:num w:numId="29" w16cid:durableId="342392388">
    <w:abstractNumId w:val="17"/>
  </w:num>
  <w:num w:numId="30" w16cid:durableId="1469401165">
    <w:abstractNumId w:val="30"/>
  </w:num>
  <w:num w:numId="31" w16cid:durableId="1268539609">
    <w:abstractNumId w:val="6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dell, George W CTR (USA)">
    <w15:presenceInfo w15:providerId="AD" w15:userId="S::george.w.cadell.ctr@us.navy.mil::b6ef6b88-a7ea-4f8f-a222-5b9d84306c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480"/>
    <w:rsid w:val="00002F52"/>
    <w:rsid w:val="00005A18"/>
    <w:rsid w:val="00005D9C"/>
    <w:rsid w:val="00010C33"/>
    <w:rsid w:val="00014201"/>
    <w:rsid w:val="00017065"/>
    <w:rsid w:val="00021136"/>
    <w:rsid w:val="000242E8"/>
    <w:rsid w:val="000247C1"/>
    <w:rsid w:val="00031730"/>
    <w:rsid w:val="00036E49"/>
    <w:rsid w:val="00041402"/>
    <w:rsid w:val="00041E15"/>
    <w:rsid w:val="000438C4"/>
    <w:rsid w:val="00044A3F"/>
    <w:rsid w:val="00051FEA"/>
    <w:rsid w:val="00052EAB"/>
    <w:rsid w:val="000546F8"/>
    <w:rsid w:val="00070BA6"/>
    <w:rsid w:val="00081751"/>
    <w:rsid w:val="00082F87"/>
    <w:rsid w:val="00091327"/>
    <w:rsid w:val="0009513D"/>
    <w:rsid w:val="000A1E31"/>
    <w:rsid w:val="000A5333"/>
    <w:rsid w:val="000A56E2"/>
    <w:rsid w:val="000A6059"/>
    <w:rsid w:val="000B09A6"/>
    <w:rsid w:val="000B1AE1"/>
    <w:rsid w:val="000B4A53"/>
    <w:rsid w:val="000B71B6"/>
    <w:rsid w:val="000D629D"/>
    <w:rsid w:val="000E3F7F"/>
    <w:rsid w:val="000E4E43"/>
    <w:rsid w:val="000E6E41"/>
    <w:rsid w:val="000F1DCD"/>
    <w:rsid w:val="000F22A1"/>
    <w:rsid w:val="000F5060"/>
    <w:rsid w:val="000F7263"/>
    <w:rsid w:val="00111800"/>
    <w:rsid w:val="00123258"/>
    <w:rsid w:val="00123517"/>
    <w:rsid w:val="00130EE5"/>
    <w:rsid w:val="001316D1"/>
    <w:rsid w:val="001354F0"/>
    <w:rsid w:val="00135889"/>
    <w:rsid w:val="00135E8A"/>
    <w:rsid w:val="001366F6"/>
    <w:rsid w:val="00141E5F"/>
    <w:rsid w:val="0014405D"/>
    <w:rsid w:val="00145AAF"/>
    <w:rsid w:val="001620B0"/>
    <w:rsid w:val="00164C05"/>
    <w:rsid w:val="0016700F"/>
    <w:rsid w:val="00172605"/>
    <w:rsid w:val="00177990"/>
    <w:rsid w:val="00182AB0"/>
    <w:rsid w:val="00191801"/>
    <w:rsid w:val="00192E69"/>
    <w:rsid w:val="00194131"/>
    <w:rsid w:val="00194B6A"/>
    <w:rsid w:val="00195F17"/>
    <w:rsid w:val="00197A7C"/>
    <w:rsid w:val="001A3708"/>
    <w:rsid w:val="001A69F1"/>
    <w:rsid w:val="001A7824"/>
    <w:rsid w:val="001A7C97"/>
    <w:rsid w:val="001A7D1A"/>
    <w:rsid w:val="001B278C"/>
    <w:rsid w:val="001B3439"/>
    <w:rsid w:val="001B4660"/>
    <w:rsid w:val="001C4B14"/>
    <w:rsid w:val="001C779E"/>
    <w:rsid w:val="001E34C2"/>
    <w:rsid w:val="001E4C4A"/>
    <w:rsid w:val="001E7650"/>
    <w:rsid w:val="001F3E30"/>
    <w:rsid w:val="001F6616"/>
    <w:rsid w:val="001F73DA"/>
    <w:rsid w:val="002013F4"/>
    <w:rsid w:val="00210CF9"/>
    <w:rsid w:val="00217438"/>
    <w:rsid w:val="00217524"/>
    <w:rsid w:val="00217850"/>
    <w:rsid w:val="00223081"/>
    <w:rsid w:val="00223CEC"/>
    <w:rsid w:val="00225304"/>
    <w:rsid w:val="002270F9"/>
    <w:rsid w:val="002272D9"/>
    <w:rsid w:val="00233099"/>
    <w:rsid w:val="0023564C"/>
    <w:rsid w:val="00243363"/>
    <w:rsid w:val="0025387C"/>
    <w:rsid w:val="00255347"/>
    <w:rsid w:val="002567EC"/>
    <w:rsid w:val="00264243"/>
    <w:rsid w:val="00265A0C"/>
    <w:rsid w:val="00266E8B"/>
    <w:rsid w:val="00271E9C"/>
    <w:rsid w:val="0027296E"/>
    <w:rsid w:val="00272A7E"/>
    <w:rsid w:val="00272AA2"/>
    <w:rsid w:val="00272D39"/>
    <w:rsid w:val="00282FDE"/>
    <w:rsid w:val="00285A31"/>
    <w:rsid w:val="00291005"/>
    <w:rsid w:val="00292284"/>
    <w:rsid w:val="0029445D"/>
    <w:rsid w:val="00295F08"/>
    <w:rsid w:val="00296797"/>
    <w:rsid w:val="002A1DDE"/>
    <w:rsid w:val="002B7A6D"/>
    <w:rsid w:val="002C1F59"/>
    <w:rsid w:val="002C7903"/>
    <w:rsid w:val="002D17AF"/>
    <w:rsid w:val="002D3091"/>
    <w:rsid w:val="002D3984"/>
    <w:rsid w:val="002D4E17"/>
    <w:rsid w:val="002D6ECF"/>
    <w:rsid w:val="002D7406"/>
    <w:rsid w:val="002E3A67"/>
    <w:rsid w:val="002E4443"/>
    <w:rsid w:val="002F1864"/>
    <w:rsid w:val="002F3551"/>
    <w:rsid w:val="002F51CB"/>
    <w:rsid w:val="003037DF"/>
    <w:rsid w:val="00303F25"/>
    <w:rsid w:val="00305A4F"/>
    <w:rsid w:val="00307E30"/>
    <w:rsid w:val="00310180"/>
    <w:rsid w:val="00311661"/>
    <w:rsid w:val="0031345D"/>
    <w:rsid w:val="00314511"/>
    <w:rsid w:val="00317F3D"/>
    <w:rsid w:val="003201C7"/>
    <w:rsid w:val="00321915"/>
    <w:rsid w:val="00325981"/>
    <w:rsid w:val="00326372"/>
    <w:rsid w:val="003277FC"/>
    <w:rsid w:val="003343B3"/>
    <w:rsid w:val="003411E9"/>
    <w:rsid w:val="0034429F"/>
    <w:rsid w:val="003503EE"/>
    <w:rsid w:val="0035600E"/>
    <w:rsid w:val="00356A29"/>
    <w:rsid w:val="00356EC1"/>
    <w:rsid w:val="00362ECC"/>
    <w:rsid w:val="00363022"/>
    <w:rsid w:val="0039389D"/>
    <w:rsid w:val="00394416"/>
    <w:rsid w:val="003A2D34"/>
    <w:rsid w:val="003A3F17"/>
    <w:rsid w:val="003B2C2D"/>
    <w:rsid w:val="003B3845"/>
    <w:rsid w:val="003B53A1"/>
    <w:rsid w:val="003B6E1F"/>
    <w:rsid w:val="003D1F25"/>
    <w:rsid w:val="003D3711"/>
    <w:rsid w:val="003E3ECB"/>
    <w:rsid w:val="003F4D1E"/>
    <w:rsid w:val="0041380D"/>
    <w:rsid w:val="00417998"/>
    <w:rsid w:val="004212FC"/>
    <w:rsid w:val="00422943"/>
    <w:rsid w:val="00426F16"/>
    <w:rsid w:val="00427389"/>
    <w:rsid w:val="00430A84"/>
    <w:rsid w:val="00432D13"/>
    <w:rsid w:val="00433689"/>
    <w:rsid w:val="00434DDA"/>
    <w:rsid w:val="00437637"/>
    <w:rsid w:val="004422FB"/>
    <w:rsid w:val="004439EE"/>
    <w:rsid w:val="00450892"/>
    <w:rsid w:val="004565BF"/>
    <w:rsid w:val="00466950"/>
    <w:rsid w:val="00466984"/>
    <w:rsid w:val="004732E0"/>
    <w:rsid w:val="004734A1"/>
    <w:rsid w:val="004748AC"/>
    <w:rsid w:val="00475780"/>
    <w:rsid w:val="0048631F"/>
    <w:rsid w:val="00492AAA"/>
    <w:rsid w:val="004A5E3A"/>
    <w:rsid w:val="004B4D19"/>
    <w:rsid w:val="004B76FC"/>
    <w:rsid w:val="004C0565"/>
    <w:rsid w:val="004C127B"/>
    <w:rsid w:val="004D32BD"/>
    <w:rsid w:val="004D490C"/>
    <w:rsid w:val="004F0BF6"/>
    <w:rsid w:val="004F1ABB"/>
    <w:rsid w:val="004F4708"/>
    <w:rsid w:val="00501648"/>
    <w:rsid w:val="005036A8"/>
    <w:rsid w:val="00510DD9"/>
    <w:rsid w:val="00511519"/>
    <w:rsid w:val="005153DC"/>
    <w:rsid w:val="00521F6C"/>
    <w:rsid w:val="005222C6"/>
    <w:rsid w:val="0053086D"/>
    <w:rsid w:val="00531660"/>
    <w:rsid w:val="00532891"/>
    <w:rsid w:val="005364EA"/>
    <w:rsid w:val="00537780"/>
    <w:rsid w:val="0054135D"/>
    <w:rsid w:val="005432FB"/>
    <w:rsid w:val="00553E86"/>
    <w:rsid w:val="0056592C"/>
    <w:rsid w:val="005714D5"/>
    <w:rsid w:val="005768EE"/>
    <w:rsid w:val="00586B64"/>
    <w:rsid w:val="0059761C"/>
    <w:rsid w:val="005A24EC"/>
    <w:rsid w:val="005B09A9"/>
    <w:rsid w:val="005B7712"/>
    <w:rsid w:val="005B795E"/>
    <w:rsid w:val="005C6FBA"/>
    <w:rsid w:val="005C77E8"/>
    <w:rsid w:val="005D18F1"/>
    <w:rsid w:val="005E669B"/>
    <w:rsid w:val="006020AB"/>
    <w:rsid w:val="006138FD"/>
    <w:rsid w:val="00616E69"/>
    <w:rsid w:val="00626A65"/>
    <w:rsid w:val="006270D3"/>
    <w:rsid w:val="00627D0B"/>
    <w:rsid w:val="006336C6"/>
    <w:rsid w:val="00634724"/>
    <w:rsid w:val="00636480"/>
    <w:rsid w:val="006430F2"/>
    <w:rsid w:val="006448AC"/>
    <w:rsid w:val="00654CEE"/>
    <w:rsid w:val="00656895"/>
    <w:rsid w:val="0066098B"/>
    <w:rsid w:val="0067232A"/>
    <w:rsid w:val="006757B3"/>
    <w:rsid w:val="00677C50"/>
    <w:rsid w:val="00680842"/>
    <w:rsid w:val="00684A94"/>
    <w:rsid w:val="00686F53"/>
    <w:rsid w:val="00694792"/>
    <w:rsid w:val="00697CCF"/>
    <w:rsid w:val="006A162E"/>
    <w:rsid w:val="006A2A4F"/>
    <w:rsid w:val="006A4F5F"/>
    <w:rsid w:val="006B474B"/>
    <w:rsid w:val="006B7D84"/>
    <w:rsid w:val="006C1605"/>
    <w:rsid w:val="006D25F6"/>
    <w:rsid w:val="006D6346"/>
    <w:rsid w:val="006F1F67"/>
    <w:rsid w:val="006F2173"/>
    <w:rsid w:val="006F2C34"/>
    <w:rsid w:val="006F41A4"/>
    <w:rsid w:val="006F7615"/>
    <w:rsid w:val="00700304"/>
    <w:rsid w:val="007065E1"/>
    <w:rsid w:val="007070B9"/>
    <w:rsid w:val="007071DB"/>
    <w:rsid w:val="007143F6"/>
    <w:rsid w:val="00722284"/>
    <w:rsid w:val="0072529C"/>
    <w:rsid w:val="0072594B"/>
    <w:rsid w:val="007264E7"/>
    <w:rsid w:val="00742A71"/>
    <w:rsid w:val="00742F85"/>
    <w:rsid w:val="007476DD"/>
    <w:rsid w:val="00752CDE"/>
    <w:rsid w:val="007571BF"/>
    <w:rsid w:val="00757D04"/>
    <w:rsid w:val="00765147"/>
    <w:rsid w:val="00765532"/>
    <w:rsid w:val="007729D4"/>
    <w:rsid w:val="00781611"/>
    <w:rsid w:val="00784CA6"/>
    <w:rsid w:val="00784FC5"/>
    <w:rsid w:val="00785712"/>
    <w:rsid w:val="007873D9"/>
    <w:rsid w:val="007877B6"/>
    <w:rsid w:val="007953CD"/>
    <w:rsid w:val="007A1041"/>
    <w:rsid w:val="007A1BBE"/>
    <w:rsid w:val="007A637C"/>
    <w:rsid w:val="007B4F04"/>
    <w:rsid w:val="007C62DB"/>
    <w:rsid w:val="007D4B3D"/>
    <w:rsid w:val="007D5880"/>
    <w:rsid w:val="007D6686"/>
    <w:rsid w:val="007F0667"/>
    <w:rsid w:val="007F1BA9"/>
    <w:rsid w:val="007F1FF8"/>
    <w:rsid w:val="008243F4"/>
    <w:rsid w:val="008255A0"/>
    <w:rsid w:val="008407A7"/>
    <w:rsid w:val="0084106A"/>
    <w:rsid w:val="008609A2"/>
    <w:rsid w:val="0087017A"/>
    <w:rsid w:val="00870E52"/>
    <w:rsid w:val="008876CC"/>
    <w:rsid w:val="0089081B"/>
    <w:rsid w:val="00890D79"/>
    <w:rsid w:val="008A005E"/>
    <w:rsid w:val="008A5808"/>
    <w:rsid w:val="008B13F6"/>
    <w:rsid w:val="008C4574"/>
    <w:rsid w:val="008C4C3C"/>
    <w:rsid w:val="008C6B85"/>
    <w:rsid w:val="008C7DC3"/>
    <w:rsid w:val="008D48F2"/>
    <w:rsid w:val="008D7C30"/>
    <w:rsid w:val="008E12AE"/>
    <w:rsid w:val="008E1387"/>
    <w:rsid w:val="008F0FB8"/>
    <w:rsid w:val="008F1A17"/>
    <w:rsid w:val="008F215A"/>
    <w:rsid w:val="009002EE"/>
    <w:rsid w:val="009015A0"/>
    <w:rsid w:val="009161B0"/>
    <w:rsid w:val="009226E5"/>
    <w:rsid w:val="00926CD6"/>
    <w:rsid w:val="0093208D"/>
    <w:rsid w:val="00935C60"/>
    <w:rsid w:val="009555F6"/>
    <w:rsid w:val="00956E28"/>
    <w:rsid w:val="00961AE0"/>
    <w:rsid w:val="009636F0"/>
    <w:rsid w:val="00974F3E"/>
    <w:rsid w:val="00976700"/>
    <w:rsid w:val="00977C16"/>
    <w:rsid w:val="00986EFB"/>
    <w:rsid w:val="00994D11"/>
    <w:rsid w:val="009A6507"/>
    <w:rsid w:val="009C1945"/>
    <w:rsid w:val="009C4130"/>
    <w:rsid w:val="009C5C42"/>
    <w:rsid w:val="009C6F29"/>
    <w:rsid w:val="009D0106"/>
    <w:rsid w:val="009D349C"/>
    <w:rsid w:val="009D3725"/>
    <w:rsid w:val="009E3739"/>
    <w:rsid w:val="009E4528"/>
    <w:rsid w:val="009F2523"/>
    <w:rsid w:val="009F2C42"/>
    <w:rsid w:val="00A0002D"/>
    <w:rsid w:val="00A02C54"/>
    <w:rsid w:val="00A046F9"/>
    <w:rsid w:val="00A16676"/>
    <w:rsid w:val="00A17281"/>
    <w:rsid w:val="00A36F83"/>
    <w:rsid w:val="00A40FDA"/>
    <w:rsid w:val="00A46595"/>
    <w:rsid w:val="00A47C77"/>
    <w:rsid w:val="00A52E05"/>
    <w:rsid w:val="00A63DBB"/>
    <w:rsid w:val="00A65581"/>
    <w:rsid w:val="00A6674E"/>
    <w:rsid w:val="00A95452"/>
    <w:rsid w:val="00A964CA"/>
    <w:rsid w:val="00AA2171"/>
    <w:rsid w:val="00AA2B4B"/>
    <w:rsid w:val="00AA70B5"/>
    <w:rsid w:val="00AA7EC8"/>
    <w:rsid w:val="00AB1FE2"/>
    <w:rsid w:val="00AB3D1D"/>
    <w:rsid w:val="00AB6559"/>
    <w:rsid w:val="00AC356E"/>
    <w:rsid w:val="00AC569B"/>
    <w:rsid w:val="00AC56D4"/>
    <w:rsid w:val="00AC619A"/>
    <w:rsid w:val="00AE229D"/>
    <w:rsid w:val="00AE30FC"/>
    <w:rsid w:val="00AE5754"/>
    <w:rsid w:val="00B0376F"/>
    <w:rsid w:val="00B04809"/>
    <w:rsid w:val="00B160C5"/>
    <w:rsid w:val="00B222F3"/>
    <w:rsid w:val="00B22A9B"/>
    <w:rsid w:val="00B24042"/>
    <w:rsid w:val="00B320CD"/>
    <w:rsid w:val="00B34240"/>
    <w:rsid w:val="00B35F94"/>
    <w:rsid w:val="00B42E04"/>
    <w:rsid w:val="00B44B14"/>
    <w:rsid w:val="00B44CF0"/>
    <w:rsid w:val="00B5367C"/>
    <w:rsid w:val="00B60752"/>
    <w:rsid w:val="00B65E67"/>
    <w:rsid w:val="00B75596"/>
    <w:rsid w:val="00B90D19"/>
    <w:rsid w:val="00B95571"/>
    <w:rsid w:val="00B95FD5"/>
    <w:rsid w:val="00BA03A7"/>
    <w:rsid w:val="00BA26F8"/>
    <w:rsid w:val="00BA4BCA"/>
    <w:rsid w:val="00BA74C2"/>
    <w:rsid w:val="00BB7C08"/>
    <w:rsid w:val="00BD118C"/>
    <w:rsid w:val="00BD5BCB"/>
    <w:rsid w:val="00BD60BF"/>
    <w:rsid w:val="00BF1841"/>
    <w:rsid w:val="00BF3AC1"/>
    <w:rsid w:val="00BF61C7"/>
    <w:rsid w:val="00C034EE"/>
    <w:rsid w:val="00C058E4"/>
    <w:rsid w:val="00C06368"/>
    <w:rsid w:val="00C07A8E"/>
    <w:rsid w:val="00C13E09"/>
    <w:rsid w:val="00C1678B"/>
    <w:rsid w:val="00C200AE"/>
    <w:rsid w:val="00C216DD"/>
    <w:rsid w:val="00C256CA"/>
    <w:rsid w:val="00C30C5F"/>
    <w:rsid w:val="00C3400A"/>
    <w:rsid w:val="00C362A4"/>
    <w:rsid w:val="00C434E1"/>
    <w:rsid w:val="00C43F0C"/>
    <w:rsid w:val="00C46D67"/>
    <w:rsid w:val="00C5790A"/>
    <w:rsid w:val="00C602EB"/>
    <w:rsid w:val="00C669CA"/>
    <w:rsid w:val="00C71CAB"/>
    <w:rsid w:val="00C77650"/>
    <w:rsid w:val="00C81F33"/>
    <w:rsid w:val="00C867F0"/>
    <w:rsid w:val="00C913F4"/>
    <w:rsid w:val="00C934A9"/>
    <w:rsid w:val="00C9447E"/>
    <w:rsid w:val="00C973FF"/>
    <w:rsid w:val="00C976F5"/>
    <w:rsid w:val="00CA0085"/>
    <w:rsid w:val="00CA3283"/>
    <w:rsid w:val="00CB1393"/>
    <w:rsid w:val="00CB2F2F"/>
    <w:rsid w:val="00CC2391"/>
    <w:rsid w:val="00CC4CEB"/>
    <w:rsid w:val="00CD3DA4"/>
    <w:rsid w:val="00CD70A2"/>
    <w:rsid w:val="00CE49C1"/>
    <w:rsid w:val="00CF6994"/>
    <w:rsid w:val="00D009E4"/>
    <w:rsid w:val="00D02516"/>
    <w:rsid w:val="00D14942"/>
    <w:rsid w:val="00D243A6"/>
    <w:rsid w:val="00D26ADC"/>
    <w:rsid w:val="00D34A3F"/>
    <w:rsid w:val="00D3767E"/>
    <w:rsid w:val="00D413E9"/>
    <w:rsid w:val="00D45BD4"/>
    <w:rsid w:val="00D47172"/>
    <w:rsid w:val="00D51551"/>
    <w:rsid w:val="00D56ABC"/>
    <w:rsid w:val="00D660FB"/>
    <w:rsid w:val="00D66DF5"/>
    <w:rsid w:val="00D6775A"/>
    <w:rsid w:val="00D7165D"/>
    <w:rsid w:val="00D7199B"/>
    <w:rsid w:val="00D84C95"/>
    <w:rsid w:val="00D86013"/>
    <w:rsid w:val="00D97E1F"/>
    <w:rsid w:val="00DA2DEE"/>
    <w:rsid w:val="00DB2FF5"/>
    <w:rsid w:val="00DB5B2B"/>
    <w:rsid w:val="00DB5FF2"/>
    <w:rsid w:val="00DC1E47"/>
    <w:rsid w:val="00DC49A2"/>
    <w:rsid w:val="00DD0EFC"/>
    <w:rsid w:val="00DD3BA3"/>
    <w:rsid w:val="00DE5496"/>
    <w:rsid w:val="00DE7DA6"/>
    <w:rsid w:val="00E15D4E"/>
    <w:rsid w:val="00E20852"/>
    <w:rsid w:val="00E237FA"/>
    <w:rsid w:val="00E3143A"/>
    <w:rsid w:val="00E332E2"/>
    <w:rsid w:val="00E332EC"/>
    <w:rsid w:val="00E33AA4"/>
    <w:rsid w:val="00E33C96"/>
    <w:rsid w:val="00E35387"/>
    <w:rsid w:val="00E43403"/>
    <w:rsid w:val="00E43B00"/>
    <w:rsid w:val="00E44BB4"/>
    <w:rsid w:val="00E465B5"/>
    <w:rsid w:val="00E53AD5"/>
    <w:rsid w:val="00E54B27"/>
    <w:rsid w:val="00E55798"/>
    <w:rsid w:val="00E579FB"/>
    <w:rsid w:val="00E60E76"/>
    <w:rsid w:val="00E610B6"/>
    <w:rsid w:val="00E63B7E"/>
    <w:rsid w:val="00E72016"/>
    <w:rsid w:val="00E7797C"/>
    <w:rsid w:val="00E8045F"/>
    <w:rsid w:val="00E8102E"/>
    <w:rsid w:val="00E82137"/>
    <w:rsid w:val="00E857ED"/>
    <w:rsid w:val="00E85AB8"/>
    <w:rsid w:val="00E877B9"/>
    <w:rsid w:val="00E91C2D"/>
    <w:rsid w:val="00E93F12"/>
    <w:rsid w:val="00EA0450"/>
    <w:rsid w:val="00EA089F"/>
    <w:rsid w:val="00EA169B"/>
    <w:rsid w:val="00EA206F"/>
    <w:rsid w:val="00EA3B54"/>
    <w:rsid w:val="00EA685F"/>
    <w:rsid w:val="00EC11D1"/>
    <w:rsid w:val="00EC60E3"/>
    <w:rsid w:val="00ED0DE1"/>
    <w:rsid w:val="00ED3C3C"/>
    <w:rsid w:val="00ED5B55"/>
    <w:rsid w:val="00EE6E8C"/>
    <w:rsid w:val="00F01FD9"/>
    <w:rsid w:val="00F023DF"/>
    <w:rsid w:val="00F0711D"/>
    <w:rsid w:val="00F1387C"/>
    <w:rsid w:val="00F155CF"/>
    <w:rsid w:val="00F22930"/>
    <w:rsid w:val="00F22B85"/>
    <w:rsid w:val="00F22E3A"/>
    <w:rsid w:val="00F27873"/>
    <w:rsid w:val="00F33143"/>
    <w:rsid w:val="00F40FB9"/>
    <w:rsid w:val="00F478E8"/>
    <w:rsid w:val="00F62562"/>
    <w:rsid w:val="00F6383D"/>
    <w:rsid w:val="00F665D2"/>
    <w:rsid w:val="00F72A40"/>
    <w:rsid w:val="00F855C0"/>
    <w:rsid w:val="00F90F1D"/>
    <w:rsid w:val="00F968E3"/>
    <w:rsid w:val="00FA2EB0"/>
    <w:rsid w:val="00FB0995"/>
    <w:rsid w:val="00FB2D3B"/>
    <w:rsid w:val="00FC2047"/>
    <w:rsid w:val="00FC5DAA"/>
    <w:rsid w:val="00FC6025"/>
    <w:rsid w:val="00FD0728"/>
    <w:rsid w:val="00FE034C"/>
    <w:rsid w:val="00FE33DE"/>
    <w:rsid w:val="00FE4A5A"/>
    <w:rsid w:val="00FE534E"/>
    <w:rsid w:val="00FE5540"/>
    <w:rsid w:val="00FE6FFA"/>
    <w:rsid w:val="0501FEFD"/>
    <w:rsid w:val="05E14DF9"/>
    <w:rsid w:val="061171C7"/>
    <w:rsid w:val="06429CA9"/>
    <w:rsid w:val="0670679C"/>
    <w:rsid w:val="06CA2A01"/>
    <w:rsid w:val="08676216"/>
    <w:rsid w:val="0B000AF2"/>
    <w:rsid w:val="0B01A318"/>
    <w:rsid w:val="0BBD2CC7"/>
    <w:rsid w:val="0D07FDD9"/>
    <w:rsid w:val="0D2EB348"/>
    <w:rsid w:val="0E994C7B"/>
    <w:rsid w:val="0FDA0EA7"/>
    <w:rsid w:val="10920B9C"/>
    <w:rsid w:val="113079A2"/>
    <w:rsid w:val="140EC02C"/>
    <w:rsid w:val="14372F24"/>
    <w:rsid w:val="14420867"/>
    <w:rsid w:val="150BF592"/>
    <w:rsid w:val="15135B24"/>
    <w:rsid w:val="15F02396"/>
    <w:rsid w:val="168CA51D"/>
    <w:rsid w:val="1710A79B"/>
    <w:rsid w:val="19674BF8"/>
    <w:rsid w:val="19BE604F"/>
    <w:rsid w:val="1A4923E6"/>
    <w:rsid w:val="1A916AE2"/>
    <w:rsid w:val="1B24A1F3"/>
    <w:rsid w:val="1B46D7FE"/>
    <w:rsid w:val="1BCAEAE4"/>
    <w:rsid w:val="1D1EC82F"/>
    <w:rsid w:val="1E47305D"/>
    <w:rsid w:val="1E7D5B01"/>
    <w:rsid w:val="206FB5E5"/>
    <w:rsid w:val="20AC31B6"/>
    <w:rsid w:val="2162291E"/>
    <w:rsid w:val="22B09E96"/>
    <w:rsid w:val="23426008"/>
    <w:rsid w:val="24A19D93"/>
    <w:rsid w:val="24EA76EB"/>
    <w:rsid w:val="2507FF8F"/>
    <w:rsid w:val="26C09719"/>
    <w:rsid w:val="273F72EC"/>
    <w:rsid w:val="299DD7BB"/>
    <w:rsid w:val="29E53D42"/>
    <w:rsid w:val="2B26DB1A"/>
    <w:rsid w:val="2C4AE541"/>
    <w:rsid w:val="2E18A82C"/>
    <w:rsid w:val="302DADF9"/>
    <w:rsid w:val="30CEFD55"/>
    <w:rsid w:val="31145225"/>
    <w:rsid w:val="317A3945"/>
    <w:rsid w:val="31D815CE"/>
    <w:rsid w:val="333D4B3A"/>
    <w:rsid w:val="336DD282"/>
    <w:rsid w:val="33A2D0A5"/>
    <w:rsid w:val="355FCD98"/>
    <w:rsid w:val="35CE8C41"/>
    <w:rsid w:val="36E87E3F"/>
    <w:rsid w:val="3711BD32"/>
    <w:rsid w:val="3788CCC8"/>
    <w:rsid w:val="38D6A607"/>
    <w:rsid w:val="39283C04"/>
    <w:rsid w:val="3ACB0E1A"/>
    <w:rsid w:val="3DF94F47"/>
    <w:rsid w:val="3EAE8BA0"/>
    <w:rsid w:val="3F48F8D8"/>
    <w:rsid w:val="4039948B"/>
    <w:rsid w:val="40D5144D"/>
    <w:rsid w:val="4332A785"/>
    <w:rsid w:val="45674D08"/>
    <w:rsid w:val="4586466C"/>
    <w:rsid w:val="45C3C5B3"/>
    <w:rsid w:val="462DE99A"/>
    <w:rsid w:val="46397E0A"/>
    <w:rsid w:val="46FEFE53"/>
    <w:rsid w:val="47481C1B"/>
    <w:rsid w:val="47C677E3"/>
    <w:rsid w:val="47EF4C24"/>
    <w:rsid w:val="4B99FB69"/>
    <w:rsid w:val="4BA660A9"/>
    <w:rsid w:val="4DED1C39"/>
    <w:rsid w:val="4EC74403"/>
    <w:rsid w:val="4EEB6E48"/>
    <w:rsid w:val="4F5A78E9"/>
    <w:rsid w:val="4F79672B"/>
    <w:rsid w:val="5063408F"/>
    <w:rsid w:val="51D28CCB"/>
    <w:rsid w:val="520343EA"/>
    <w:rsid w:val="52430057"/>
    <w:rsid w:val="53F05DE2"/>
    <w:rsid w:val="54119612"/>
    <w:rsid w:val="543E3ECD"/>
    <w:rsid w:val="54B6A764"/>
    <w:rsid w:val="57215849"/>
    <w:rsid w:val="5808D695"/>
    <w:rsid w:val="58712E1D"/>
    <w:rsid w:val="589A5C92"/>
    <w:rsid w:val="58CCEEA6"/>
    <w:rsid w:val="59AEE430"/>
    <w:rsid w:val="5A014BF0"/>
    <w:rsid w:val="5B67A607"/>
    <w:rsid w:val="5CDC8A4A"/>
    <w:rsid w:val="5CF9A813"/>
    <w:rsid w:val="5EA961EB"/>
    <w:rsid w:val="5F3A5F38"/>
    <w:rsid w:val="60A1C680"/>
    <w:rsid w:val="60E5F83D"/>
    <w:rsid w:val="616CFDB7"/>
    <w:rsid w:val="62024FBD"/>
    <w:rsid w:val="6250125C"/>
    <w:rsid w:val="63632ED5"/>
    <w:rsid w:val="64665CB7"/>
    <w:rsid w:val="64676BC1"/>
    <w:rsid w:val="65ED0DDF"/>
    <w:rsid w:val="6763DE50"/>
    <w:rsid w:val="689C52F2"/>
    <w:rsid w:val="6A8B84E5"/>
    <w:rsid w:val="6AAE0554"/>
    <w:rsid w:val="6B13AAF5"/>
    <w:rsid w:val="6C76AAE0"/>
    <w:rsid w:val="6D6CF7CA"/>
    <w:rsid w:val="6E87CB2C"/>
    <w:rsid w:val="6EC55A5A"/>
    <w:rsid w:val="6ED55CEB"/>
    <w:rsid w:val="710AA7E7"/>
    <w:rsid w:val="72386755"/>
    <w:rsid w:val="72BCE6F2"/>
    <w:rsid w:val="7415CE79"/>
    <w:rsid w:val="74CA21E0"/>
    <w:rsid w:val="74ED74E5"/>
    <w:rsid w:val="75655A4D"/>
    <w:rsid w:val="75F85A99"/>
    <w:rsid w:val="7638FBB2"/>
    <w:rsid w:val="76391795"/>
    <w:rsid w:val="7654633A"/>
    <w:rsid w:val="784456C9"/>
    <w:rsid w:val="790245A3"/>
    <w:rsid w:val="7993992D"/>
    <w:rsid w:val="7A90C67E"/>
    <w:rsid w:val="7AEB8F3F"/>
    <w:rsid w:val="7B488126"/>
    <w:rsid w:val="7BF798FE"/>
    <w:rsid w:val="7C0FE775"/>
    <w:rsid w:val="7E97E016"/>
    <w:rsid w:val="7FC6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0927E"/>
  <w15:docId w15:val="{7F4ABECF-73F3-4D43-B288-A2EC11EE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37C"/>
    <w:rPr>
      <w:rFonts w:ascii="Verdana" w:hAnsi="Verdana"/>
    </w:rPr>
  </w:style>
  <w:style w:type="paragraph" w:styleId="Heading3">
    <w:name w:val="heading 3"/>
    <w:basedOn w:val="Normal"/>
    <w:next w:val="Normal"/>
    <w:link w:val="Heading3Char"/>
    <w:qFormat/>
    <w:rsid w:val="007070B9"/>
    <w:pPr>
      <w:keepNext/>
      <w:framePr w:hSpace="180" w:wrap="around" w:vAnchor="text" w:hAnchor="text"/>
      <w:spacing w:before="60" w:after="60"/>
      <w:outlineLvl w:val="2"/>
    </w:pPr>
    <w:rPr>
      <w:rFonts w:ascii="Arial" w:hAnsi="Arial" w:cs="Arial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4528"/>
    <w:rPr>
      <w:rFonts w:ascii="Verdana" w:hAnsi="Verdana"/>
    </w:rPr>
  </w:style>
  <w:style w:type="paragraph" w:styleId="BalloonText">
    <w:name w:val="Balloon Text"/>
    <w:basedOn w:val="Normal"/>
    <w:link w:val="BalloonTextChar"/>
    <w:rsid w:val="007070B9"/>
    <w:rPr>
      <w:rFonts w:ascii="Arial" w:hAnsi="Arial" w:cs="Tahoma"/>
      <w:b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070B9"/>
    <w:rPr>
      <w:rFonts w:ascii="Arial" w:hAnsi="Arial" w:cs="Tahoma"/>
      <w:b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7070B9"/>
    <w:rPr>
      <w:rFonts w:ascii="Arial" w:hAnsi="Arial" w:cs="Arial"/>
      <w:b/>
      <w:szCs w:val="32"/>
    </w:rPr>
  </w:style>
  <w:style w:type="paragraph" w:styleId="Caption">
    <w:name w:val="caption"/>
    <w:basedOn w:val="Normal"/>
    <w:next w:val="Normal"/>
    <w:qFormat/>
    <w:rsid w:val="007070B9"/>
    <w:rPr>
      <w:b/>
      <w:bCs/>
    </w:rPr>
  </w:style>
  <w:style w:type="paragraph" w:styleId="ListParagraph">
    <w:name w:val="List Paragraph"/>
    <w:basedOn w:val="Normal"/>
    <w:uiPriority w:val="34"/>
    <w:qFormat/>
    <w:rsid w:val="007070B9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7A637C"/>
    <w:rPr>
      <w:color w:val="808080"/>
    </w:rPr>
  </w:style>
  <w:style w:type="character" w:styleId="Emphasis">
    <w:name w:val="Emphasis"/>
    <w:basedOn w:val="DefaultParagraphFont"/>
    <w:qFormat/>
    <w:rsid w:val="007A637C"/>
    <w:rPr>
      <w:i/>
      <w:iCs/>
    </w:rPr>
  </w:style>
  <w:style w:type="paragraph" w:styleId="BodyText">
    <w:name w:val="Body Text"/>
    <w:basedOn w:val="Normal"/>
    <w:link w:val="BodyTextChar"/>
    <w:rsid w:val="007A637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A637C"/>
    <w:rPr>
      <w:rFonts w:ascii="Verdana" w:hAnsi="Verdana"/>
    </w:rPr>
  </w:style>
  <w:style w:type="paragraph" w:customStyle="1" w:styleId="FieldText">
    <w:name w:val="Field Text"/>
    <w:basedOn w:val="Normal"/>
    <w:link w:val="FieldTextChar"/>
    <w:rsid w:val="007A637C"/>
    <w:rPr>
      <w:rFonts w:ascii="Arial" w:hAnsi="Arial"/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sid w:val="007A637C"/>
    <w:rPr>
      <w:rFonts w:ascii="Arial" w:hAnsi="Arial"/>
      <w:b/>
      <w:sz w:val="19"/>
      <w:szCs w:val="19"/>
    </w:rPr>
  </w:style>
  <w:style w:type="paragraph" w:customStyle="1" w:styleId="ListBullet1">
    <w:name w:val="List Bullet 1"/>
    <w:basedOn w:val="BodyText"/>
    <w:rsid w:val="00BF1841"/>
    <w:pPr>
      <w:numPr>
        <w:numId w:val="5"/>
      </w:numPr>
    </w:pPr>
  </w:style>
  <w:style w:type="paragraph" w:styleId="Header">
    <w:name w:val="header"/>
    <w:basedOn w:val="Normal"/>
    <w:link w:val="HeaderChar"/>
    <w:unhideWhenUsed/>
    <w:rsid w:val="00265A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5A0C"/>
    <w:rPr>
      <w:rFonts w:ascii="Verdana" w:hAnsi="Verdana"/>
    </w:rPr>
  </w:style>
  <w:style w:type="paragraph" w:styleId="Footer">
    <w:name w:val="footer"/>
    <w:basedOn w:val="Normal"/>
    <w:link w:val="FooterChar"/>
    <w:unhideWhenUsed/>
    <w:rsid w:val="00265A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5A0C"/>
    <w:rPr>
      <w:rFonts w:ascii="Verdana" w:hAnsi="Verdana"/>
    </w:rPr>
  </w:style>
  <w:style w:type="character" w:styleId="PageNumber">
    <w:name w:val="page number"/>
    <w:basedOn w:val="DefaultParagraphFont"/>
    <w:rsid w:val="00265A0C"/>
  </w:style>
  <w:style w:type="paragraph" w:customStyle="1" w:styleId="paragraph">
    <w:name w:val="paragraph"/>
    <w:basedOn w:val="Normal"/>
    <w:rsid w:val="00FC5DA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FC5DAA"/>
  </w:style>
  <w:style w:type="character" w:customStyle="1" w:styleId="scxw162258201">
    <w:name w:val="scxw162258201"/>
    <w:basedOn w:val="DefaultParagraphFont"/>
    <w:rsid w:val="00FC5DAA"/>
  </w:style>
  <w:style w:type="character" w:customStyle="1" w:styleId="eop">
    <w:name w:val="eop"/>
    <w:basedOn w:val="DefaultParagraphFont"/>
    <w:rsid w:val="00FC5DAA"/>
  </w:style>
  <w:style w:type="character" w:customStyle="1" w:styleId="scxw193708163">
    <w:name w:val="scxw193708163"/>
    <w:basedOn w:val="DefaultParagraphFont"/>
    <w:rsid w:val="006C1605"/>
  </w:style>
  <w:style w:type="character" w:customStyle="1" w:styleId="contextualspellingandgrammarerror">
    <w:name w:val="contextualspellingandgrammarerror"/>
    <w:basedOn w:val="DefaultParagraphFont"/>
    <w:rsid w:val="006C1605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B2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2C2D"/>
  </w:style>
  <w:style w:type="character" w:customStyle="1" w:styleId="CommentTextChar">
    <w:name w:val="Comment Text Char"/>
    <w:basedOn w:val="DefaultParagraphFont"/>
    <w:link w:val="CommentText"/>
    <w:uiPriority w:val="99"/>
    <w:rsid w:val="003B2C2D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C2D"/>
    <w:rPr>
      <w:rFonts w:ascii="Verdana" w:hAnsi="Verdana"/>
      <w:b/>
      <w:bCs/>
    </w:rPr>
  </w:style>
  <w:style w:type="paragraph" w:styleId="Revision">
    <w:name w:val="Revision"/>
    <w:hidden/>
    <w:uiPriority w:val="99"/>
    <w:semiHidden/>
    <w:rsid w:val="00E43B00"/>
    <w:rPr>
      <w:rFonts w:ascii="Verdana" w:hAnsi="Verdana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sleym2\OneDrive%20-%20GDIT\Documents\Custom%20Office%20Templates\Knowledge%20Article%20Template%20-%20Updat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15A6469B4E401B872F6C4982F03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40165C-90AC-4B94-94DC-5214C8F8F206}"/>
      </w:docPartPr>
      <w:docPartBody>
        <w:p w:rsidR="00F16B7D" w:rsidRDefault="00091327">
          <w:pPr>
            <w:pStyle w:val="2115A6469B4E401B872F6C4982F031C8"/>
          </w:pPr>
          <w:r w:rsidRPr="00AA2B4B">
            <w:rPr>
              <w:rStyle w:val="PlaceholderText"/>
              <w:rFonts w:cs="Arial"/>
              <w:sz w:val="24"/>
              <w:szCs w:val="24"/>
            </w:rPr>
            <w:t>Choose an item.</w:t>
          </w:r>
        </w:p>
      </w:docPartBody>
    </w:docPart>
    <w:docPart>
      <w:docPartPr>
        <w:name w:val="C6CF8EBCCF9643E5B91B48EC2E4D1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902EE-17FE-41DD-8C78-3C50882AED23}"/>
      </w:docPartPr>
      <w:docPartBody>
        <w:p w:rsidR="00F16B7D" w:rsidRDefault="00091327">
          <w:pPr>
            <w:pStyle w:val="C6CF8EBCCF9643E5B91B48EC2E4D1134"/>
          </w:pPr>
          <w:r w:rsidRPr="00784FC5">
            <w:rPr>
              <w:rStyle w:val="PlaceholderText"/>
              <w:rFonts w:ascii="Arial" w:hAnsi="Arial" w:cs="Arial"/>
              <w:b/>
              <w:sz w:val="24"/>
              <w:szCs w:val="24"/>
            </w:rPr>
            <w:t>Choose an item.</w:t>
          </w:r>
        </w:p>
      </w:docPartBody>
    </w:docPart>
    <w:docPart>
      <w:docPartPr>
        <w:name w:val="43EE0366C8C148B1B7CA3A1E7EFE4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E400F-E8B6-4FAD-A0FD-B710BFC60687}"/>
      </w:docPartPr>
      <w:docPartBody>
        <w:p w:rsidR="00F16B7D" w:rsidRDefault="00091327">
          <w:pPr>
            <w:pStyle w:val="43EE0366C8C148B1B7CA3A1E7EFE45C6"/>
          </w:pPr>
          <w:r w:rsidRPr="00AA2B4B">
            <w:rPr>
              <w:rStyle w:val="PlaceholderText"/>
              <w:rFonts w:ascii="Arial" w:hAnsi="Arial" w:cs="Arial"/>
              <w:b/>
              <w:sz w:val="24"/>
              <w:szCs w:val="24"/>
            </w:rPr>
            <w:t>Choose an item.</w:t>
          </w:r>
        </w:p>
      </w:docPartBody>
    </w:docPart>
    <w:docPart>
      <w:docPartPr>
        <w:name w:val="794E5C2E8C3D492EB5CC3FEDED650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528BF-DF82-4518-ACCB-A5BD3C900945}"/>
      </w:docPartPr>
      <w:docPartBody>
        <w:p w:rsidR="00F16B7D" w:rsidRDefault="00091327">
          <w:pPr>
            <w:pStyle w:val="794E5C2E8C3D492EB5CC3FEDED6503AD"/>
          </w:pPr>
          <w:r w:rsidRPr="00AA2B4B">
            <w:rPr>
              <w:rStyle w:val="PlaceholderText"/>
              <w:rFonts w:cs="Arial"/>
              <w:sz w:val="24"/>
              <w:szCs w:val="24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B7D"/>
    <w:rsid w:val="00013749"/>
    <w:rsid w:val="00051DED"/>
    <w:rsid w:val="00067CA4"/>
    <w:rsid w:val="00091327"/>
    <w:rsid w:val="0009513D"/>
    <w:rsid w:val="000A5952"/>
    <w:rsid w:val="001831A4"/>
    <w:rsid w:val="001A04FF"/>
    <w:rsid w:val="00264243"/>
    <w:rsid w:val="00266E8B"/>
    <w:rsid w:val="00272A7E"/>
    <w:rsid w:val="002E774A"/>
    <w:rsid w:val="002F1864"/>
    <w:rsid w:val="00303F25"/>
    <w:rsid w:val="003278C7"/>
    <w:rsid w:val="00356F37"/>
    <w:rsid w:val="00432D13"/>
    <w:rsid w:val="00437637"/>
    <w:rsid w:val="004653D5"/>
    <w:rsid w:val="00492AAA"/>
    <w:rsid w:val="004D292B"/>
    <w:rsid w:val="00537780"/>
    <w:rsid w:val="005A0A82"/>
    <w:rsid w:val="005C6FBA"/>
    <w:rsid w:val="005D18F1"/>
    <w:rsid w:val="005E669B"/>
    <w:rsid w:val="006C1279"/>
    <w:rsid w:val="007154C0"/>
    <w:rsid w:val="00765147"/>
    <w:rsid w:val="007E0947"/>
    <w:rsid w:val="007E2CA0"/>
    <w:rsid w:val="008050AD"/>
    <w:rsid w:val="00841CE4"/>
    <w:rsid w:val="00886476"/>
    <w:rsid w:val="008C4C3C"/>
    <w:rsid w:val="008E6B06"/>
    <w:rsid w:val="009015A0"/>
    <w:rsid w:val="00910E14"/>
    <w:rsid w:val="00924372"/>
    <w:rsid w:val="00945EE9"/>
    <w:rsid w:val="0097163B"/>
    <w:rsid w:val="00A3603F"/>
    <w:rsid w:val="00A65581"/>
    <w:rsid w:val="00AB33B1"/>
    <w:rsid w:val="00AE7437"/>
    <w:rsid w:val="00BA4BCA"/>
    <w:rsid w:val="00BA74C2"/>
    <w:rsid w:val="00BC63CB"/>
    <w:rsid w:val="00C22E9F"/>
    <w:rsid w:val="00C9447E"/>
    <w:rsid w:val="00C9760F"/>
    <w:rsid w:val="00CA6937"/>
    <w:rsid w:val="00CD0058"/>
    <w:rsid w:val="00CD3A3B"/>
    <w:rsid w:val="00CF7D8B"/>
    <w:rsid w:val="00D27419"/>
    <w:rsid w:val="00D77578"/>
    <w:rsid w:val="00D85DB2"/>
    <w:rsid w:val="00DB2FF5"/>
    <w:rsid w:val="00DC49A2"/>
    <w:rsid w:val="00E20C51"/>
    <w:rsid w:val="00E82137"/>
    <w:rsid w:val="00EE6E8C"/>
    <w:rsid w:val="00F023DF"/>
    <w:rsid w:val="00F16B7D"/>
    <w:rsid w:val="00F90F1D"/>
    <w:rsid w:val="00FB0995"/>
    <w:rsid w:val="00FE4A5A"/>
    <w:rsid w:val="00FE7BB5"/>
    <w:rsid w:val="00FF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115A6469B4E401B872F6C4982F031C8">
    <w:name w:val="2115A6469B4E401B872F6C4982F031C8"/>
  </w:style>
  <w:style w:type="paragraph" w:customStyle="1" w:styleId="C6CF8EBCCF9643E5B91B48EC2E4D1134">
    <w:name w:val="C6CF8EBCCF9643E5B91B48EC2E4D1134"/>
  </w:style>
  <w:style w:type="paragraph" w:customStyle="1" w:styleId="43EE0366C8C148B1B7CA3A1E7EFE45C6">
    <w:name w:val="43EE0366C8C148B1B7CA3A1E7EFE45C6"/>
  </w:style>
  <w:style w:type="paragraph" w:customStyle="1" w:styleId="794E5C2E8C3D492EB5CC3FEDED6503AD">
    <w:name w:val="794E5C2E8C3D492EB5CC3FEDED6503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36CB3F213F242AA1E82E3787C92D8" ma:contentTypeVersion="15" ma:contentTypeDescription="Create a new document." ma:contentTypeScope="" ma:versionID="ff2fe47a47cc353e0e4a93be23514c55">
  <xsd:schema xmlns:xsd="http://www.w3.org/2001/XMLSchema" xmlns:xs="http://www.w3.org/2001/XMLSchema" xmlns:p="http://schemas.microsoft.com/office/2006/metadata/properties" xmlns:ns2="c40d1508-8502-4dd0-8563-6f5cf2a271e1" xmlns:ns3="f7d9bffe-eacb-4692-b8d9-0881ab505405" targetNamespace="http://schemas.microsoft.com/office/2006/metadata/properties" ma:root="true" ma:fieldsID="83bf64ed48d7c48515b24eb1d8b79cc2" ns2:_="" ns3:_="">
    <xsd:import namespace="c40d1508-8502-4dd0-8563-6f5cf2a271e1"/>
    <xsd:import namespace="f7d9bffe-eacb-4692-b8d9-0881ab5054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d1508-8502-4dd0-8563-6f5cf2a271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bffe-eacb-4692-b8d9-0881ab5054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d6351d8-91ae-40c9-a969-0574e224d9b7}" ma:internalName="TaxCatchAll" ma:showField="CatchAllData" ma:web="f7d9bffe-eacb-4692-b8d9-0881ab5054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d9bffe-eacb-4692-b8d9-0881ab505405">
      <UserInfo>
        <DisplayName>#Castille, Bailey</DisplayName>
        <AccountId>12</AccountId>
        <AccountType/>
      </UserInfo>
    </SharedWithUsers>
    <lcf76f155ced4ddcb4097134ff3c332f xmlns="c40d1508-8502-4dd0-8563-6f5cf2a271e1">
      <Terms xmlns="http://schemas.microsoft.com/office/infopath/2007/PartnerControls"/>
    </lcf76f155ced4ddcb4097134ff3c332f>
    <TaxCatchAll xmlns="f7d9bffe-eacb-4692-b8d9-0881ab50540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F30D4-DA2E-4968-987B-817A52CCE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0d1508-8502-4dd0-8563-6f5cf2a271e1"/>
    <ds:schemaRef ds:uri="f7d9bffe-eacb-4692-b8d9-0881ab505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C683C-2B52-4BB4-AE37-B675D3309BD0}">
  <ds:schemaRefs>
    <ds:schemaRef ds:uri="http://schemas.microsoft.com/office/2006/metadata/properties"/>
    <ds:schemaRef ds:uri="http://schemas.microsoft.com/office/infopath/2007/PartnerControls"/>
    <ds:schemaRef ds:uri="f7d9bffe-eacb-4692-b8d9-0881ab505405"/>
    <ds:schemaRef ds:uri="c40d1508-8502-4dd0-8563-6f5cf2a271e1"/>
  </ds:schemaRefs>
</ds:datastoreItem>
</file>

<file path=customXml/itemProps3.xml><?xml version="1.0" encoding="utf-8"?>
<ds:datastoreItem xmlns:ds="http://schemas.openxmlformats.org/officeDocument/2006/customXml" ds:itemID="{E007748C-F126-4B15-A2BF-6638E09A84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3C45BE-24DF-4EE0-A0EE-762ABE77714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Knowledge Article Template - Updated</Template>
  <TotalTime>1222</TotalTime>
  <Pages>4</Pages>
  <Words>699</Words>
  <Characters>3866</Characters>
  <Application>Microsoft Office Word</Application>
  <DocSecurity>0</DocSecurity>
  <Lines>175</Lines>
  <Paragraphs>130</Paragraphs>
  <ScaleCrop>false</ScaleCrop>
  <Company>CSC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Hensley, Megan (CNV)</dc:creator>
  <cp:keywords/>
  <cp:lastModifiedBy>Sean Palmertree</cp:lastModifiedBy>
  <cp:revision>12</cp:revision>
  <dcterms:created xsi:type="dcterms:W3CDTF">2026-04-08T18:48:00Z</dcterms:created>
  <dcterms:modified xsi:type="dcterms:W3CDTF">2026-04-09T15:16:00Z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0x01010039536CB3F213F242AA1E82E3787C92D8</vt:lpwstr>
  </property>
  <property fmtid="{D5CDD505-2E9C-101B-9397-08002B2CF9AE}" pid="3" name="Order">
    <vt:r8>111400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